
<file path=[Content_Types].xml><?xml version="1.0" encoding="utf-8"?>
<Types xmlns="http://schemas.openxmlformats.org/package/2006/content-types">
  <Default ContentType="application/xml" Extension="xml"/>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ARTIFICIAL INTELLIGENCE (“AI”) ADDENDUM</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Artificial Intelligence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Addendum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Addendum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the Master Services Agreement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Agreement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dated _____________________ between STERIS Corporation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STERIS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Colony Labs, Inc. (dba Scribe)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Vendor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entered into as of September 30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2025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AI Addendum Effective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STERIS and Vendor are collectively referred to as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each individually referred to as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3">
      <w:pPr>
        <w:numPr>
          <w:ilvl w:val="0"/>
          <w:numId w:val="1"/>
        </w:numPr>
        <w:spacing w:after="240" w:lineRule="auto"/>
        <w:ind w:left="720" w:hanging="720"/>
        <w:jc w:val="both"/>
        <w:rPr>
          <w:b w:val="1"/>
        </w:rPr>
      </w:pPr>
      <w:r w:rsidDel="00000000" w:rsidR="00000000" w:rsidRPr="00000000">
        <w:rPr>
          <w:b w:val="1"/>
          <w:rtl w:val="0"/>
        </w:rPr>
        <w:t xml:space="preserve">DEFINITIONS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4">
      <w:pPr>
        <w:numPr>
          <w:ilvl w:val="1"/>
          <w:numId w:val="1"/>
        </w:numPr>
        <w:spacing w:after="240" w:lineRule="auto"/>
        <w:ind w:left="720" w:hanging="720"/>
        <w:jc w:val="both"/>
        <w:rPr/>
      </w:pPr>
      <w:r w:rsidDel="00000000" w:rsidR="00000000" w:rsidRPr="00000000">
        <w:rPr>
          <w:rtl w:val="0"/>
        </w:rPr>
        <w:t xml:space="preserve">Unless otherwise defined herein, all capitalized terms are as defined in the Agreement or Applicable Laws.</w:t>
      </w:r>
    </w:p>
    <w:p w:rsidR="00000000" w:rsidDel="00000000" w:rsidP="00000000" w:rsidRDefault="00000000" w:rsidRPr="00000000" w14:paraId="00000005">
      <w:pPr>
        <w:numPr>
          <w:ilvl w:val="1"/>
          <w:numId w:val="1"/>
        </w:numPr>
        <w:spacing w:after="240" w:lineRule="auto"/>
        <w:ind w:left="720" w:hanging="720"/>
        <w:jc w:val="both"/>
        <w:rPr/>
      </w:pPr>
      <w:r w:rsidDel="00000000" w:rsidR="00000000" w:rsidRPr="00000000">
        <w:rPr>
          <w:rtl w:val="0"/>
        </w:rPr>
        <w:t xml:space="preserve">“</w:t>
      </w:r>
      <w:r w:rsidDel="00000000" w:rsidR="00000000" w:rsidRPr="00000000">
        <w:rPr>
          <w:b w:val="1"/>
          <w:rtl w:val="0"/>
        </w:rPr>
        <w:t xml:space="preserve">Applicable Law(s)</w:t>
      </w:r>
      <w:r w:rsidDel="00000000" w:rsidR="00000000" w:rsidRPr="00000000">
        <w:rPr>
          <w:rtl w:val="0"/>
        </w:rPr>
        <w:t xml:space="preserve">” means all applicable United States federal, state, and local laws, statutes, and regulations, including applicable data security, artificial intelligence, and privacy laws, rules, and regulations.</w:t>
      </w:r>
    </w:p>
    <w:p w:rsidR="00000000" w:rsidDel="00000000" w:rsidP="00000000" w:rsidRDefault="00000000" w:rsidRPr="00000000" w14:paraId="00000006">
      <w:pPr>
        <w:numPr>
          <w:ilvl w:val="1"/>
          <w:numId w:val="1"/>
        </w:numPr>
        <w:spacing w:after="240" w:lineRule="auto"/>
        <w:ind w:left="720" w:hanging="720"/>
        <w:jc w:val="both"/>
        <w:rPr/>
      </w:pPr>
      <w:r w:rsidDel="00000000" w:rsidR="00000000" w:rsidRPr="00000000">
        <w:rPr>
          <w:rtl w:val="0"/>
        </w:rPr>
        <w:t xml:space="preserve">“</w:t>
      </w:r>
      <w:r w:rsidDel="00000000" w:rsidR="00000000" w:rsidRPr="00000000">
        <w:rPr>
          <w:b w:val="1"/>
          <w:rtl w:val="0"/>
        </w:rPr>
        <w:t xml:space="preserve">Artificial Intelligence (AI)</w:t>
      </w:r>
      <w:r w:rsidDel="00000000" w:rsidR="00000000" w:rsidRPr="00000000">
        <w:rPr>
          <w:rtl w:val="0"/>
        </w:rPr>
        <w:t xml:space="preserve">” means an umbrella term that covers technologies and systems, including Generative AI, considered to comprise software and/or hardware that can learn to solve complex problems, make predictions, or undertake tasks that require human-like sensing, perception, cognition, planning, learning, communication, or physical action.</w:t>
      </w:r>
    </w:p>
    <w:p w:rsidR="00000000" w:rsidDel="00000000" w:rsidP="00000000" w:rsidRDefault="00000000" w:rsidRPr="00000000" w14:paraId="00000007">
      <w:pPr>
        <w:numPr>
          <w:ilvl w:val="1"/>
          <w:numId w:val="1"/>
        </w:numPr>
        <w:spacing w:after="240" w:lineRule="auto"/>
        <w:ind w:left="720" w:hanging="720"/>
        <w:jc w:val="both"/>
        <w:rPr/>
      </w:pPr>
      <w:r w:rsidDel="00000000" w:rsidR="00000000" w:rsidRPr="00000000">
        <w:rPr>
          <w:rtl w:val="0"/>
        </w:rPr>
        <w:t xml:space="preserve">“</w:t>
      </w:r>
      <w:r w:rsidDel="00000000" w:rsidR="00000000" w:rsidRPr="00000000">
        <w:rPr>
          <w:b w:val="1"/>
          <w:rtl w:val="0"/>
        </w:rPr>
        <w:t xml:space="preserve">Generative AI (GAI)</w:t>
      </w:r>
      <w:r w:rsidDel="00000000" w:rsidR="00000000" w:rsidRPr="00000000">
        <w:rPr>
          <w:rtl w:val="0"/>
        </w:rPr>
        <w:t xml:space="preserve">” means to comprise software and/or hardware that can learn to solve complex problems, make predictions, or undertake tasks that require human-like sensing, perception, cognition, planning, learning, communication, or physical action and that is capable of generating new content, such as text and other materials, based on the patterns, scope, and structure of the Training Data.</w:t>
      </w:r>
    </w:p>
    <w:p w:rsidR="00000000" w:rsidDel="00000000" w:rsidP="00000000" w:rsidRDefault="00000000" w:rsidRPr="00000000" w14:paraId="00000008">
      <w:pPr>
        <w:numPr>
          <w:ilvl w:val="1"/>
          <w:numId w:val="1"/>
        </w:numPr>
        <w:spacing w:after="240" w:lineRule="auto"/>
        <w:ind w:left="720" w:hanging="720"/>
        <w:jc w:val="both"/>
        <w:rPr/>
      </w:pPr>
      <w:r w:rsidDel="00000000" w:rsidR="00000000" w:rsidRPr="00000000">
        <w:rPr>
          <w:rtl w:val="0"/>
        </w:rPr>
        <w:t xml:space="preserve">“</w:t>
      </w:r>
      <w:r w:rsidDel="00000000" w:rsidR="00000000" w:rsidRPr="00000000">
        <w:rPr>
          <w:b w:val="1"/>
          <w:rtl w:val="0"/>
        </w:rPr>
        <w:t xml:space="preserve">Personal Information (PI)</w:t>
      </w:r>
      <w:r w:rsidDel="00000000" w:rsidR="00000000" w:rsidRPr="00000000">
        <w:rPr>
          <w:rtl w:val="0"/>
        </w:rPr>
        <w:t xml:space="preserve">” means information about an individual (a) that can be used to distinguish or trace the individual’s identity (such as name, social security number, date and place of birth, mother’s maiden name, or biometric records); and (b) any other information that is linked or linkable to the individual (such as medical, education, financial, or employment information).</w:t>
      </w:r>
    </w:p>
    <w:p w:rsidR="00000000" w:rsidDel="00000000" w:rsidP="00000000" w:rsidRDefault="00000000" w:rsidRPr="00000000" w14:paraId="00000009">
      <w:pPr>
        <w:numPr>
          <w:ilvl w:val="1"/>
          <w:numId w:val="1"/>
        </w:numPr>
        <w:spacing w:after="240" w:lineRule="auto"/>
        <w:ind w:left="720" w:hanging="720"/>
        <w:jc w:val="both"/>
        <w:rPr/>
      </w:pPr>
      <w:r w:rsidDel="00000000" w:rsidR="00000000" w:rsidRPr="00000000">
        <w:rPr>
          <w:rtl w:val="0"/>
        </w:rPr>
        <w:t xml:space="preserve">“</w:t>
      </w:r>
      <w:r w:rsidDel="00000000" w:rsidR="00000000" w:rsidRPr="00000000">
        <w:rPr>
          <w:b w:val="1"/>
          <w:rtl w:val="0"/>
        </w:rPr>
        <w:t xml:space="preserve">STERIS Data</w:t>
      </w:r>
      <w:r w:rsidDel="00000000" w:rsidR="00000000" w:rsidRPr="00000000">
        <w:rPr>
          <w:rtl w:val="0"/>
        </w:rPr>
        <w:t xml:space="preserve">” means all data, information, and content related to STERIS and made available and/or accessible to Vendor to perform Vendor’s obligations under the Agreement or as otherwise provided to Vendor.</w:t>
      </w:r>
    </w:p>
    <w:p w:rsidR="00000000" w:rsidDel="00000000" w:rsidP="00000000" w:rsidRDefault="00000000" w:rsidRPr="00000000" w14:paraId="0000000A">
      <w:pPr>
        <w:numPr>
          <w:ilvl w:val="1"/>
          <w:numId w:val="1"/>
        </w:numPr>
        <w:spacing w:after="240" w:lineRule="auto"/>
        <w:ind w:left="720" w:hanging="720"/>
        <w:jc w:val="both"/>
        <w:rPr/>
      </w:pPr>
      <w:r w:rsidDel="00000000" w:rsidR="00000000" w:rsidRPr="00000000">
        <w:rPr>
          <w:rtl w:val="0"/>
        </w:rPr>
        <w:t xml:space="preserve">“</w:t>
      </w:r>
      <w:r w:rsidDel="00000000" w:rsidR="00000000" w:rsidRPr="00000000">
        <w:rPr>
          <w:b w:val="1"/>
          <w:rtl w:val="0"/>
        </w:rPr>
        <w:t xml:space="preserve">Training Data</w:t>
      </w:r>
      <w:r w:rsidDel="00000000" w:rsidR="00000000" w:rsidRPr="00000000">
        <w:rPr>
          <w:rtl w:val="0"/>
        </w:rPr>
        <w:t xml:space="preserve">” means information, data (including, without limitation, validation data and test data), text, sound, video, image, code, or other content, or databases comprising any of the foregoing, used to train or improve an algorithm or algorithmic model,</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t xml:space="preserve">including the Vendor AI Products.</w:t>
      </w:r>
    </w:p>
    <w:p w:rsidR="00000000" w:rsidDel="00000000" w:rsidP="00000000" w:rsidRDefault="00000000" w:rsidRPr="00000000" w14:paraId="0000000B">
      <w:pPr>
        <w:numPr>
          <w:ilvl w:val="1"/>
          <w:numId w:val="1"/>
        </w:numPr>
        <w:spacing w:after="240" w:lineRule="auto"/>
        <w:ind w:left="720" w:hanging="720"/>
        <w:jc w:val="both"/>
        <w:rPr/>
      </w:pPr>
      <w:r w:rsidDel="00000000" w:rsidR="00000000" w:rsidRPr="00000000">
        <w:rPr>
          <w:rtl w:val="0"/>
        </w:rPr>
        <w:t xml:space="preserve">“</w:t>
      </w:r>
      <w:r w:rsidDel="00000000" w:rsidR="00000000" w:rsidRPr="00000000">
        <w:rPr>
          <w:b w:val="1"/>
          <w:rtl w:val="0"/>
        </w:rPr>
        <w:t xml:space="preserve">Vendor AI Products</w:t>
      </w:r>
      <w:r w:rsidDel="00000000" w:rsidR="00000000" w:rsidRPr="00000000">
        <w:rPr>
          <w:rtl w:val="0"/>
        </w:rPr>
        <w:t xml:space="preserve">” mean all products and services of the Vendor that employ, make use of or are generated wholly or partly by AI, whether (a) owned and developed by the Vendor, or (b) owned or developed by third parties and licensed or used by the Vendor (including via API integrations).</w:t>
      </w:r>
    </w:p>
    <w:p w:rsidR="00000000" w:rsidDel="00000000" w:rsidP="00000000" w:rsidRDefault="00000000" w:rsidRPr="00000000" w14:paraId="0000000C">
      <w:pPr>
        <w:numPr>
          <w:ilvl w:val="0"/>
          <w:numId w:val="1"/>
        </w:numPr>
        <w:spacing w:after="240" w:lineRule="auto"/>
        <w:ind w:left="720" w:hanging="720"/>
        <w:jc w:val="both"/>
        <w:rPr/>
      </w:pPr>
      <w:r w:rsidDel="00000000" w:rsidR="00000000" w:rsidRPr="00000000">
        <w:rPr>
          <w:b w:val="1"/>
          <w:rtl w:val="0"/>
        </w:rPr>
        <w:t xml:space="preserve">Notice of AI Use</w:t>
      </w:r>
      <w:r w:rsidDel="00000000" w:rsidR="00000000" w:rsidRPr="00000000">
        <w:rPr>
          <w:rtl w:val="0"/>
        </w:rPr>
        <w:t xml:space="preserve">. Vendor must provide advance, written notification to STERIS of any use of AI (whether in whole or in part) to provide the Services, including use by any subcontractor, prior to any such use.</w:t>
      </w:r>
    </w:p>
    <w:p w:rsidR="00000000" w:rsidDel="00000000" w:rsidP="00000000" w:rsidRDefault="00000000" w:rsidRPr="00000000" w14:paraId="0000000D">
      <w:pPr>
        <w:numPr>
          <w:ilvl w:val="0"/>
          <w:numId w:val="1"/>
        </w:numPr>
        <w:spacing w:after="240" w:lineRule="auto"/>
        <w:ind w:left="720" w:hanging="720"/>
        <w:jc w:val="both"/>
        <w:rPr/>
      </w:pPr>
      <w:r w:rsidDel="00000000" w:rsidR="00000000" w:rsidRPr="00000000">
        <w:rPr>
          <w:b w:val="1"/>
          <w:rtl w:val="0"/>
        </w:rPr>
        <w:t xml:space="preserve">AI Representations and Warranties</w:t>
      </w:r>
      <w:r w:rsidDel="00000000" w:rsidR="00000000" w:rsidRPr="00000000">
        <w:rPr>
          <w:rtl w:val="0"/>
        </w:rPr>
        <w:t xml:space="preserve">. Vendor represents and warrants that:</w:t>
      </w:r>
    </w:p>
    <w:p w:rsidR="00000000" w:rsidDel="00000000" w:rsidP="00000000" w:rsidRDefault="00000000" w:rsidRPr="00000000" w14:paraId="0000000E">
      <w:pPr>
        <w:numPr>
          <w:ilvl w:val="1"/>
          <w:numId w:val="1"/>
        </w:numPr>
        <w:spacing w:after="240" w:lineRule="auto"/>
        <w:ind w:left="720" w:hanging="720"/>
        <w:jc w:val="both"/>
        <w:rPr/>
      </w:pPr>
      <w:r w:rsidDel="00000000" w:rsidR="00000000" w:rsidRPr="00000000">
        <w:rPr>
          <w:rtl w:val="0"/>
        </w:rPr>
        <w:t xml:space="preserve">Vendor owns or possesses all legally required rights and licenses to employ or use the AI, including, all legally required rights and licenses with respect to Training Data.</w:t>
      </w:r>
    </w:p>
    <w:p w:rsidR="00000000" w:rsidDel="00000000" w:rsidP="00000000" w:rsidRDefault="00000000" w:rsidRPr="00000000" w14:paraId="0000000F">
      <w:pPr>
        <w:numPr>
          <w:ilvl w:val="1"/>
          <w:numId w:val="1"/>
        </w:numPr>
        <w:spacing w:after="240" w:lineRule="auto"/>
        <w:ind w:left="720" w:hanging="720"/>
        <w:jc w:val="both"/>
        <w:rPr/>
      </w:pPr>
      <w:r w:rsidDel="00000000" w:rsidR="00000000" w:rsidRPr="00000000">
        <w:rPr>
          <w:rtl w:val="0"/>
        </w:rPr>
        <w:t xml:space="preserve">Vendor’s current and contemplated use of AI to provide the Services to STERIS, and any outputs therefrom, does not and will not infringe upon or violate any intellectual property rights of any third party.</w:t>
      </w:r>
    </w:p>
    <w:p w:rsidR="00000000" w:rsidDel="00000000" w:rsidP="00000000" w:rsidRDefault="00000000" w:rsidRPr="00000000" w14:paraId="00000010">
      <w:pPr>
        <w:numPr>
          <w:ilvl w:val="1"/>
          <w:numId w:val="1"/>
        </w:numPr>
        <w:spacing w:after="240" w:lineRule="auto"/>
        <w:ind w:left="720" w:hanging="720"/>
        <w:jc w:val="both"/>
        <w:rPr/>
      </w:pPr>
      <w:r w:rsidDel="00000000" w:rsidR="00000000" w:rsidRPr="00000000">
        <w:rPr>
          <w:rtl w:val="0"/>
        </w:rPr>
        <w:t xml:space="preserve">Vendor’s use of AI accords with all instructions of use issued by the providers of such AI and do not conflict with any license grants in the Agreement.</w:t>
      </w:r>
    </w:p>
    <w:p w:rsidR="00000000" w:rsidDel="00000000" w:rsidP="00000000" w:rsidRDefault="00000000" w:rsidRPr="00000000" w14:paraId="00000011">
      <w:pPr>
        <w:numPr>
          <w:ilvl w:val="1"/>
          <w:numId w:val="1"/>
        </w:numPr>
        <w:spacing w:after="240" w:lineRule="auto"/>
        <w:ind w:left="720" w:hanging="720"/>
        <w:jc w:val="both"/>
        <w:rPr/>
      </w:pPr>
      <w:r w:rsidDel="00000000" w:rsidR="00000000" w:rsidRPr="00000000">
        <w:rPr>
          <w:rtl w:val="0"/>
        </w:rPr>
        <w:t xml:space="preserve">Vendor use of AI complies with all Applicable Laws and the terms of the Agreement.</w:t>
      </w:r>
    </w:p>
    <w:p w:rsidR="00000000" w:rsidDel="00000000" w:rsidP="00000000" w:rsidRDefault="00000000" w:rsidRPr="00000000" w14:paraId="00000012">
      <w:pPr>
        <w:numPr>
          <w:ilvl w:val="1"/>
          <w:numId w:val="1"/>
        </w:numPr>
        <w:spacing w:after="240" w:lineRule="auto"/>
        <w:ind w:left="720" w:hanging="720"/>
        <w:jc w:val="both"/>
        <w:rPr/>
      </w:pPr>
      <w:r w:rsidDel="00000000" w:rsidR="00000000" w:rsidRPr="00000000">
        <w:rPr>
          <w:rtl w:val="0"/>
        </w:rPr>
        <w:t xml:space="preserve">Vendor’s use of AI complies and will continue to comply with all current and applicable industry standards and practices (e.g., the NIST AI Risk Management Framework);</w:t>
      </w:r>
    </w:p>
    <w:p w:rsidR="00000000" w:rsidDel="00000000" w:rsidP="00000000" w:rsidRDefault="00000000" w:rsidRPr="00000000" w14:paraId="00000013">
      <w:pPr>
        <w:numPr>
          <w:ilvl w:val="1"/>
          <w:numId w:val="1"/>
        </w:numPr>
        <w:spacing w:after="240" w:lineRule="auto"/>
        <w:ind w:left="720" w:hanging="720"/>
        <w:jc w:val="both"/>
        <w:rPr/>
      </w:pPr>
      <w:r w:rsidDel="00000000" w:rsidR="00000000" w:rsidRPr="00000000">
        <w:rPr>
          <w:rtl w:val="0"/>
        </w:rPr>
        <w:t xml:space="preserve">Vendor remains informed about and will adapt to evolving industry technical standards and best practices to ensure that Vendor’s use of AI adheres to those standards.</w:t>
      </w:r>
    </w:p>
    <w:p w:rsidR="00000000" w:rsidDel="00000000" w:rsidP="00000000" w:rsidRDefault="00000000" w:rsidRPr="00000000" w14:paraId="00000014">
      <w:pPr>
        <w:numPr>
          <w:ilvl w:val="1"/>
          <w:numId w:val="1"/>
        </w:numPr>
        <w:spacing w:after="240" w:lineRule="auto"/>
        <w:ind w:left="720" w:hanging="720"/>
        <w:jc w:val="both"/>
        <w:rPr/>
      </w:pPr>
      <w:r w:rsidDel="00000000" w:rsidR="00000000" w:rsidRPr="00000000">
        <w:rPr>
          <w:rtl w:val="0"/>
        </w:rPr>
        <w:t xml:space="preserve">Vendor will remain informed about relevant and shifting regulatory requirements pertaining to AI to ensure that Vendor’s use of AI adheres to those standards. This may include obtaining user consent where necessary, providing an opt-out mechanism, responding to data subject requests, providing or publishing bias or impact assessments, or complying with specific notice formats.</w:t>
      </w:r>
    </w:p>
    <w:p w:rsidR="00000000" w:rsidDel="00000000" w:rsidP="00000000" w:rsidRDefault="00000000" w:rsidRPr="00000000" w14:paraId="00000015">
      <w:pPr>
        <w:numPr>
          <w:ilvl w:val="1"/>
          <w:numId w:val="1"/>
        </w:numPr>
        <w:spacing w:after="240" w:lineRule="auto"/>
        <w:ind w:left="720" w:hanging="720"/>
        <w:jc w:val="both"/>
        <w:rPr/>
      </w:pPr>
      <w:r w:rsidDel="00000000" w:rsidR="00000000" w:rsidRPr="00000000">
        <w:rPr>
          <w:rtl w:val="0"/>
        </w:rPr>
        <w:t xml:space="preserve">Vendor shall not use any information, data, text, sound, video, image, code, or other content provided, designated, selected, or input by STERIS or on behalf of STERIS to train, modify, or fine-tune any Vendor AI Products or any algorithmic model utilized by Vendor AI Products without STERIS’s prior permission or instruction.</w:t>
      </w:r>
    </w:p>
    <w:p w:rsidR="00000000" w:rsidDel="00000000" w:rsidP="00000000" w:rsidRDefault="00000000" w:rsidRPr="00000000" w14:paraId="00000016">
      <w:pPr>
        <w:numPr>
          <w:ilvl w:val="0"/>
          <w:numId w:val="1"/>
        </w:numPr>
        <w:spacing w:after="240" w:lineRule="auto"/>
        <w:ind w:left="720" w:hanging="720"/>
        <w:jc w:val="both"/>
        <w:rPr/>
      </w:pPr>
      <w:r w:rsidDel="00000000" w:rsidR="00000000" w:rsidRPr="00000000">
        <w:rPr>
          <w:b w:val="1"/>
          <w:rtl w:val="0"/>
        </w:rPr>
        <w:t xml:space="preserve">Generative AI</w:t>
      </w:r>
      <w:r w:rsidDel="00000000" w:rsidR="00000000" w:rsidRPr="00000000">
        <w:rPr>
          <w:rtl w:val="0"/>
        </w:rPr>
        <w:t xml:space="preserve">. Any use of GAI to provide any Services to STERIS must be disclosed, both to STERIS, and through appropriate attribution in the work, product, or communication created with GAI assistance. If Vendor seeks to use GAI for Services that may include the use of non-public information, including, content owned by or licensed to STERIS or STERIS Data, Vendor must use an appropriate, dedicated internal GAI tool (i.e., Azure OpenAI), which is contingent on STERIS approval and compliance with applicable data protection and privacy law requirements. If Vendor uses open, public GAI tools to perform the services, Vendor must: (a) not use STERIS Data as input</w:t>
      </w:r>
      <w:sdt>
        <w:sdtPr>
          <w:id w:val="1525002715"/>
          <w:tag w:val="goog_rdk_0"/>
        </w:sdtPr>
        <w:sdtContent>
          <w:ins w:author="Morgan Nash" w:id="0" w:date="2025-09-25T19:14:20Z">
            <w:r w:rsidDel="00000000" w:rsidR="00000000" w:rsidRPr="00000000">
              <w:rPr>
                <w:rtl w:val="0"/>
              </w:rPr>
              <w:t xml:space="preserve"> except as prompted or directed by STERIS employees</w:t>
            </w:r>
          </w:ins>
        </w:sdtContent>
      </w:sdt>
      <w:r w:rsidDel="00000000" w:rsidR="00000000" w:rsidRPr="00000000">
        <w:rPr>
          <w:rtl w:val="0"/>
        </w:rPr>
        <w:t xml:space="preserve">; (b) </w:t>
      </w:r>
      <w:sdt>
        <w:sdtPr>
          <w:id w:val="-1780437028"/>
          <w:tag w:val="goog_rdk_1"/>
        </w:sdtPr>
        <w:sdtContent>
          <w:ins w:author="Morgan Nash" w:id="1" w:date="2025-09-25T19:14:50Z"/>
          <w:sdt>
            <w:sdtPr>
              <w:id w:val="620182620"/>
              <w:tag w:val="goog_rdk_2"/>
            </w:sdtPr>
            <w:sdtContent>
              <w:commentRangeStart w:id="0"/>
            </w:sdtContent>
          </w:sdt>
          <w:ins w:author="Morgan Nash" w:id="1" w:date="2025-09-25T19:14:50Z">
            <w:r w:rsidDel="00000000" w:rsidR="00000000" w:rsidRPr="00000000">
              <w:rPr>
                <w:rtl w:val="0"/>
              </w:rPr>
              <w:t xml:space="preserve">provide functionality to ensure STERIS employees may review and edit content for copyrighted material </w:t>
            </w:r>
          </w:ins>
        </w:sdtContent>
      </w:sdt>
      <w:sdt>
        <w:sdtPr>
          <w:id w:val="-1915813833"/>
          <w:tag w:val="goog_rdk_3"/>
        </w:sdtPr>
        <w:sdtContent>
          <w:del w:author="Morgan Nash" w:id="1" w:date="2025-09-25T19:14:50Z">
            <w:commentRangeEnd w:id="0"/>
            <w:r w:rsidDel="00000000" w:rsidR="00000000" w:rsidRPr="00000000">
              <w:commentReference w:id="0"/>
            </w:r>
            <w:r w:rsidDel="00000000" w:rsidR="00000000" w:rsidRPr="00000000">
              <w:rPr>
                <w:rtl w:val="0"/>
              </w:rPr>
              <w:delText xml:space="preserve">ensure no copyrighted material is included in any output</w:delText>
            </w:r>
          </w:del>
        </w:sdtContent>
      </w:sdt>
      <w:sdt>
        <w:sdtPr>
          <w:id w:val="417964089"/>
          <w:tag w:val="goog_rdk_4"/>
        </w:sdtPr>
        <w:sdtContent>
          <w:ins w:author="Morgan Nash" w:id="2" w:date="2025-09-25T19:14:37Z">
            <w:sdt>
              <w:sdtPr>
                <w:id w:val="-1518365945"/>
                <w:tag w:val="goog_rdk_5"/>
              </w:sdtPr>
              <w:sdtContent>
                <w:del w:author="Morgan Nash" w:id="1" w:date="2025-09-25T19:14:50Z">
                  <w:r w:rsidDel="00000000" w:rsidR="00000000" w:rsidRPr="00000000">
                    <w:rPr>
                      <w:rtl w:val="0"/>
                    </w:rPr>
                    <w:delText xml:space="preserve"> except as </w:delText>
                  </w:r>
                </w:del>
              </w:sdtContent>
            </w:sdt>
          </w:ins>
        </w:sdtContent>
      </w:sdt>
      <w:r w:rsidDel="00000000" w:rsidR="00000000" w:rsidRPr="00000000">
        <w:rPr>
          <w:rtl w:val="0"/>
        </w:rPr>
        <w:t xml:space="preserve">; </w:t>
      </w:r>
      <w:sdt>
        <w:sdtPr>
          <w:id w:val="1666627926"/>
          <w:tag w:val="goog_rdk_6"/>
        </w:sdtPr>
        <w:sdtContent>
          <w:del w:author="Morgan Nash" w:id="3" w:date="2025-09-25T19:16:38Z"/>
          <w:sdt>
            <w:sdtPr>
              <w:id w:val="-197978151"/>
              <w:tag w:val="goog_rdk_7"/>
            </w:sdtPr>
            <w:sdtContent>
              <w:commentRangeStart w:id="1"/>
            </w:sdtContent>
          </w:sdt>
          <w:del w:author="Morgan Nash" w:id="3" w:date="2025-09-25T19:16:38Z">
            <w:r w:rsidDel="00000000" w:rsidR="00000000" w:rsidRPr="00000000">
              <w:rPr>
                <w:rtl w:val="0"/>
              </w:rPr>
              <w:delText xml:space="preserve">(c) verify and fact check any content generated by GAI and make necessary corrections; </w:delText>
            </w:r>
          </w:del>
        </w:sdtContent>
      </w:sdt>
      <w:commentRangeEnd w:id="1"/>
      <w:r w:rsidDel="00000000" w:rsidR="00000000" w:rsidRPr="00000000">
        <w:commentReference w:id="1"/>
      </w:r>
      <w:r w:rsidDel="00000000" w:rsidR="00000000" w:rsidRPr="00000000">
        <w:rPr>
          <w:rtl w:val="0"/>
        </w:rPr>
        <w:t xml:space="preserve">and (</w:t>
      </w:r>
      <w:sdt>
        <w:sdtPr>
          <w:id w:val="836100813"/>
          <w:tag w:val="goog_rdk_8"/>
        </w:sdtPr>
        <w:sdtContent>
          <w:ins w:author="Morgan Nash" w:id="4" w:date="2025-09-25T19:16:57Z">
            <w:r w:rsidDel="00000000" w:rsidR="00000000" w:rsidRPr="00000000">
              <w:rPr>
                <w:rtl w:val="0"/>
              </w:rPr>
              <w:t xml:space="preserve">c</w:t>
            </w:r>
          </w:ins>
        </w:sdtContent>
      </w:sdt>
      <w:sdt>
        <w:sdtPr>
          <w:id w:val="1028429084"/>
          <w:tag w:val="goog_rdk_9"/>
        </w:sdtPr>
        <w:sdtContent>
          <w:del w:author="Morgan Nash" w:id="4" w:date="2025-09-25T19:16:57Z">
            <w:r w:rsidDel="00000000" w:rsidR="00000000" w:rsidRPr="00000000">
              <w:rPr>
                <w:rtl w:val="0"/>
              </w:rPr>
              <w:delText xml:space="preserve">d</w:delText>
            </w:r>
          </w:del>
        </w:sdtContent>
      </w:sdt>
      <w:r w:rsidDel="00000000" w:rsidR="00000000" w:rsidRPr="00000000">
        <w:rPr>
          <w:rtl w:val="0"/>
        </w:rPr>
        <w:t xml:space="preserve">) comply with Applicable Laws and the terms and conditions of the application or tool being used. If Vendor uses GAI to create AI-generated marketing content for STERIS without human involvement in creating, monitoring, or reviewing such output, such output must be labeled with “</w:t>
      </w:r>
      <w:r w:rsidDel="00000000" w:rsidR="00000000" w:rsidRPr="00000000">
        <w:rPr>
          <w:b w:val="1"/>
          <w:rtl w:val="0"/>
        </w:rPr>
        <w:t xml:space="preserve">THIS WORK PRODUCT HAS BEEN GENERATED BY AI AND SHOULD BE REVIEWED CAREFULLY</w:t>
      </w:r>
      <w:r w:rsidDel="00000000" w:rsidR="00000000" w:rsidRPr="00000000">
        <w:rPr>
          <w:rtl w:val="0"/>
        </w:rPr>
        <w:t xml:space="preserve">.”</w:t>
      </w:r>
    </w:p>
    <w:p w:rsidR="00000000" w:rsidDel="00000000" w:rsidP="00000000" w:rsidRDefault="00000000" w:rsidRPr="00000000" w14:paraId="00000017">
      <w:pPr>
        <w:numPr>
          <w:ilvl w:val="0"/>
          <w:numId w:val="1"/>
        </w:numPr>
        <w:spacing w:after="240" w:lineRule="auto"/>
        <w:ind w:left="720" w:hanging="720"/>
        <w:jc w:val="both"/>
        <w:rPr/>
      </w:pPr>
      <w:r w:rsidDel="00000000" w:rsidR="00000000" w:rsidRPr="00000000">
        <w:rPr>
          <w:b w:val="1"/>
          <w:rtl w:val="0"/>
        </w:rPr>
        <w:t xml:space="preserve">Indemnification</w:t>
      </w:r>
      <w:r w:rsidDel="00000000" w:rsidR="00000000" w:rsidRPr="00000000">
        <w:rPr>
          <w:rtl w:val="0"/>
        </w:rPr>
        <w:t xml:space="preserve">.</w:t>
      </w:r>
    </w:p>
    <w:sdt>
      <w:sdtPr>
        <w:id w:val="1398208420"/>
        <w:tag w:val="goog_rdk_17"/>
      </w:sdtPr>
      <w:sdtContent>
        <w:p w:rsidR="00000000" w:rsidDel="00000000" w:rsidP="00000000" w:rsidRDefault="00000000" w:rsidRPr="00000000" w14:paraId="00000018">
          <w:pPr>
            <w:pStyle w:val="Heading2"/>
            <w:numPr>
              <w:ilvl w:val="1"/>
              <w:numId w:val="1"/>
            </w:numPr>
            <w:ind w:left="720" w:hanging="720"/>
            <w:jc w:val="both"/>
            <w:rPr>
              <w:b w:val="0"/>
              <w:rPrChange w:author="Morgan Nash" w:id="7" w:date="2025-09-25T19:27:13Z">
                <w:rPr>
                  <w:b w:val="0"/>
                </w:rPr>
              </w:rPrChange>
            </w:rPr>
            <w:pPrChange w:author="Morgan Nash" w:id="0" w:date="2025-09-25T19:27:13Z">
              <w:pPr>
                <w:pStyle w:val="Heading2"/>
                <w:numPr>
                  <w:ilvl w:val="1"/>
                  <w:numId w:val="1"/>
                </w:numPr>
                <w:ind w:left="720" w:hanging="720"/>
                <w:jc w:val="both"/>
              </w:pPr>
            </w:pPrChange>
          </w:pPr>
          <w:sdt>
            <w:sdtPr>
              <w:id w:val="1489059444"/>
              <w:tag w:val="goog_rdk_11"/>
            </w:sdtPr>
            <w:sdtContent>
              <w:ins w:author="Morgan Nash" w:id="5" w:date="2025-09-25T19:27:08Z"/>
              <w:sdt>
                <w:sdtPr>
                  <w:id w:val="-529125871"/>
                  <w:tag w:val="goog_rdk_12"/>
                </w:sdtPr>
                <w:sdtContent>
                  <w:commentRangeStart w:id="2"/>
                </w:sdtContent>
              </w:sdt>
              <w:ins w:author="Morgan Nash" w:id="5" w:date="2025-09-25T19:27:08Z">
                <w:sdt>
                  <w:sdtPr>
                    <w:id w:val="-136807421"/>
                    <w:tag w:val="goog_rdk_13"/>
                  </w:sdtPr>
                  <w:sdtContent>
                    <w:commentRangeStart w:id="2"/>
                  </w:sdtContent>
                </w:sdt>
                <w:commentRangeEnd w:id="2"/>
                <w:r w:rsidDel="00000000" w:rsidR="00000000" w:rsidRPr="00000000">
                  <w:commentReference w:id="2"/>
                </w:r>
                <w:sdt>
                  <w:sdtPr>
                    <w:id w:val="-724393091"/>
                    <w:tag w:val="goog_rdk_14"/>
                  </w:sdtPr>
                  <w:sdtContent>
                    <w:r w:rsidDel="00000000" w:rsidR="00000000" w:rsidRPr="00000000">
                      <w:rPr>
                        <w:b w:val="0"/>
                        <w:rtl w:val="0"/>
                        <w:rPrChange w:author="Morgan Nash" w:id="6" w:date="2025-09-25T19:27:08Z">
                          <w:rPr/>
                        </w:rPrChange>
                      </w:rPr>
                      <w:t xml:space="preserve">Each party (“Indemnifying Party”), at its sole expense, shall defend, indemnify, and hold harmless the other party (“Indemnified Party”) against any and all claims, demands, suits, or proceedings threatened or asserted against the Indemnified Party arising out of the Indemnifying Party’s use of artificial intelligence (“AI”) and the Indemnified Party’s use thereof, for infringement, misuse, misappropriation, or violation of any copyright, trademark, service mark, trade secret, patent, or other intellectual property rights of a third party. The Indemnifying Party shall reimburse or incur on behalf of the Indemnified Party all reasonable attorneys’ fees, expert and discovery costs, and other costs and expenses related to such claims.The total aggregate liability of each party under this Section shall not exceed two hundred thousand dollars (US $200,000).</w:t>
                    </w:r>
                  </w:sdtContent>
                </w:sdt>
              </w:ins>
            </w:sdtContent>
          </w:sdt>
          <w:sdt>
            <w:sdtPr>
              <w:id w:val="906117296"/>
              <w:tag w:val="goog_rdk_15"/>
            </w:sdtPr>
            <w:sdtContent>
              <w:del w:author="Morgan Nash" w:id="5" w:date="2025-09-25T19:27:08Z"/>
              <w:sdt>
                <w:sdtPr>
                  <w:id w:val="1728379617"/>
                  <w:tag w:val="goog_rdk_16"/>
                </w:sdtPr>
                <w:sdtContent>
                  <w:del w:author="Morgan Nash" w:id="5" w:date="2025-09-25T19:27:08Z">
                    <w:r w:rsidDel="00000000" w:rsidR="00000000" w:rsidRPr="00000000">
                      <w:rPr>
                        <w:b w:val="0"/>
                        <w:rtl w:val="0"/>
                        <w:rPrChange w:author="Morgan Nash" w:id="6" w:date="2025-09-25T19:27:08Z">
                          <w:rPr>
                            <w:b w:val="0"/>
                          </w:rPr>
                        </w:rPrChange>
                      </w:rPr>
                      <w:delText xml:space="preserve">Vendor, at its sole expense, shall defend, indemnify, and hold harmless STERIS against any and all claims, demands, suits, or proceedings threatened or asserted against STERIS arising out of Vendor’s use of AI, and STERIS’s use thereof, for infringement, misuse, misappropriation, or violation of any copyright, trademark, service mark, trade secret, patent, or other intellectual property rights of a third party, and shall reimburse or incur on behalf of STERIS all attorneys’ fees, expert and discovery costs, and other costs and expenses related to such claims. This section shall not be subject to any limitation of liability set forth in the Agreement.</w:delText>
                    </w:r>
                  </w:del>
                </w:sdtContent>
              </w:sdt>
              <w:del w:author="Morgan Nash" w:id="5" w:date="2025-09-25T19:27:08Z"/>
            </w:sdtContent>
          </w:sdt>
          <w:r w:rsidDel="00000000" w:rsidR="00000000" w:rsidRPr="00000000">
            <w:rPr>
              <w:rtl w:val="0"/>
            </w:rPr>
          </w:r>
        </w:p>
      </w:sdtContent>
    </w:sdt>
    <w:p w:rsidR="00000000" w:rsidDel="00000000" w:rsidP="00000000" w:rsidRDefault="00000000" w:rsidRPr="00000000" w14:paraId="00000019">
      <w:pPr>
        <w:numPr>
          <w:ilvl w:val="0"/>
          <w:numId w:val="1"/>
        </w:numPr>
        <w:spacing w:after="240" w:lineRule="auto"/>
        <w:ind w:left="720" w:hanging="720"/>
        <w:jc w:val="both"/>
        <w:rPr>
          <w:b w:val="1"/>
        </w:rPr>
      </w:pPr>
      <w:r w:rsidDel="00000000" w:rsidR="00000000" w:rsidRPr="00000000">
        <w:rPr>
          <w:b w:val="1"/>
          <w:rtl w:val="0"/>
        </w:rPr>
        <w:t xml:space="preserve">Privacy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A">
      <w:pPr>
        <w:numPr>
          <w:ilvl w:val="1"/>
          <w:numId w:val="1"/>
        </w:numPr>
        <w:spacing w:after="240" w:lineRule="auto"/>
        <w:ind w:left="720" w:hanging="720"/>
        <w:jc w:val="both"/>
        <w:rPr>
          <w:b w:val="1"/>
        </w:rPr>
      </w:pPr>
      <w:r w:rsidDel="00000000" w:rsidR="00000000" w:rsidRPr="00000000">
        <w:rPr>
          <w:rtl w:val="0"/>
        </w:rPr>
        <w:t xml:space="preserve">Vendor may not process any STERIS Personal Information using AI unless STERIS grants prior written approval for such processing and instructs Vendor to perform the processing of STERIS Personal Information using AI.</w:t>
      </w:r>
      <w:r w:rsidDel="00000000" w:rsidR="00000000" w:rsidRPr="00000000">
        <w:rPr>
          <w:rtl w:val="0"/>
        </w:rPr>
      </w:r>
    </w:p>
    <w:p w:rsidR="00000000" w:rsidDel="00000000" w:rsidP="00000000" w:rsidRDefault="00000000" w:rsidRPr="00000000" w14:paraId="0000001B">
      <w:pPr>
        <w:numPr>
          <w:ilvl w:val="1"/>
          <w:numId w:val="1"/>
        </w:numPr>
        <w:spacing w:after="240" w:lineRule="auto"/>
        <w:ind w:left="720" w:hanging="720"/>
        <w:jc w:val="both"/>
        <w:rPr>
          <w:b w:val="1"/>
        </w:rPr>
      </w:pPr>
      <w:r w:rsidDel="00000000" w:rsidR="00000000" w:rsidRPr="00000000">
        <w:rPr>
          <w:rtl w:val="0"/>
        </w:rPr>
        <w:t xml:space="preserve">In the event that the Vendor, through the use</w:t>
      </w:r>
      <w:r w:rsidDel="00000000" w:rsidR="00000000" w:rsidRPr="00000000">
        <w:rPr>
          <w:i w:val="1"/>
          <w:rtl w:val="0"/>
        </w:rPr>
        <w:t xml:space="preserve"> </w:t>
      </w:r>
      <w:r w:rsidDel="00000000" w:rsidR="00000000" w:rsidRPr="00000000">
        <w:rPr>
          <w:rtl w:val="0"/>
        </w:rPr>
        <w:t xml:space="preserve">of AI, accesses or otherwise processes (as defined under Applicable Laws) Personal Information on behalf of the STERIS, the Parties agree to execute a Data Processing Addendum to address the requirements under applicable data protection and privacy laws and regulations.</w:t>
      </w:r>
      <w:r w:rsidDel="00000000" w:rsidR="00000000" w:rsidRPr="00000000">
        <w:rPr>
          <w:rtl w:val="0"/>
        </w:rPr>
      </w:r>
    </w:p>
    <w:p w:rsidR="00000000" w:rsidDel="00000000" w:rsidP="00000000" w:rsidRDefault="00000000" w:rsidRPr="00000000" w14:paraId="0000001C">
      <w:pPr>
        <w:numPr>
          <w:ilvl w:val="1"/>
          <w:numId w:val="1"/>
        </w:numPr>
        <w:spacing w:after="240" w:lineRule="auto"/>
        <w:ind w:left="720" w:hanging="720"/>
        <w:jc w:val="both"/>
        <w:rPr>
          <w:b w:val="1"/>
        </w:rPr>
      </w:pPr>
      <w:r w:rsidDel="00000000" w:rsidR="00000000" w:rsidRPr="00000000">
        <w:rPr>
          <w:rtl w:val="0"/>
        </w:rPr>
        <w:t xml:space="preserve">Vendor shall not anonymize, deidentify, or aggregate STERIS Personal Information without first informing STERIS and providing information about its methods for achieving anonymization, deidentification, or aggregation of the STERIS Personal Information. STERIS may object to Vendor’s anonymization, deidentification, or aggregation of any STERIS Personal Information or any use of such data that is not related to the provision of the Services. If Vendor wishes to use the anonymized, deidentified, or aggregated STERIS Personal Information for developing or training AI, Vendor must first obtain STERIS’s prior written consent.</w:t>
      </w:r>
      <w:r w:rsidDel="00000000" w:rsidR="00000000" w:rsidRPr="00000000">
        <w:rPr>
          <w:rtl w:val="0"/>
        </w:rPr>
      </w:r>
    </w:p>
    <w:p w:rsidR="00000000" w:rsidDel="00000000" w:rsidP="00000000" w:rsidRDefault="00000000" w:rsidRPr="00000000" w14:paraId="0000001D">
      <w:pPr>
        <w:numPr>
          <w:ilvl w:val="1"/>
          <w:numId w:val="1"/>
        </w:numPr>
        <w:spacing w:after="240" w:lineRule="auto"/>
        <w:ind w:left="720" w:hanging="720"/>
        <w:jc w:val="both"/>
        <w:rPr>
          <w:b w:val="1"/>
        </w:rPr>
      </w:pPr>
      <w:r w:rsidDel="00000000" w:rsidR="00000000" w:rsidRPr="00000000">
        <w:rPr>
          <w:rtl w:val="0"/>
        </w:rPr>
        <w:t xml:space="preserve">If Vendor wishes to use any Subprocessor to process STERIS Personal Information using AI as part of the Services, the use of such Subprocessor will require prior written authorization from STERIS, prior to such utilization by Vendor.</w:t>
      </w:r>
      <w:r w:rsidDel="00000000" w:rsidR="00000000" w:rsidRPr="00000000">
        <w:rPr>
          <w:rtl w:val="0"/>
        </w:rPr>
      </w:r>
    </w:p>
    <w:p w:rsidR="00000000" w:rsidDel="00000000" w:rsidP="00000000" w:rsidRDefault="00000000" w:rsidRPr="00000000" w14:paraId="0000001E">
      <w:pPr>
        <w:spacing w:after="240" w:lineRule="auto"/>
        <w:jc w:val="center"/>
        <w:rPr>
          <w:i w:val="1"/>
        </w:rPr>
      </w:pPr>
      <w:r w:rsidDel="00000000" w:rsidR="00000000" w:rsidRPr="00000000">
        <w:rPr>
          <w:rtl w:val="0"/>
        </w:rPr>
      </w:r>
    </w:p>
    <w:p w:rsidR="00000000" w:rsidDel="00000000" w:rsidP="00000000" w:rsidRDefault="00000000" w:rsidRPr="00000000" w14:paraId="0000001F">
      <w:pPr>
        <w:spacing w:after="240" w:lineRule="auto"/>
        <w:jc w:val="center"/>
        <w:rPr>
          <w:b w:val="1"/>
          <w:i w:val="1"/>
        </w:rPr>
      </w:pPr>
      <w:bookmarkStart w:colFirst="0" w:colLast="0" w:name="_heading=h.8kq69ch3atcq" w:id="0"/>
      <w:bookmarkEnd w:id="0"/>
      <w:r w:rsidDel="00000000" w:rsidR="00000000" w:rsidRPr="00000000">
        <w:rPr>
          <w:i w:val="1"/>
          <w:rtl w:val="0"/>
        </w:rPr>
        <w:t xml:space="preserve">[Signature page follows. Space intentionally left blank.]</w:t>
      </w:r>
      <w:r w:rsidDel="00000000" w:rsidR="00000000" w:rsidRPr="00000000">
        <w:rPr>
          <w:rtl w:val="0"/>
        </w:rPr>
      </w:r>
    </w:p>
    <w:p w:rsidR="00000000" w:rsidDel="00000000" w:rsidP="00000000" w:rsidRDefault="00000000" w:rsidRPr="00000000" w14:paraId="00000020">
      <w:pPr>
        <w:keepNext w:val="1"/>
        <w:jc w:val="both"/>
        <w:rPr>
          <w:color w:val="000000"/>
        </w:rPr>
      </w:pPr>
      <w:bookmarkStart w:colFirst="0" w:colLast="0" w:name="_heading=h.thgkhhlwmajt" w:id="1"/>
      <w:bookmarkEnd w:id="1"/>
      <w:r w:rsidDel="00000000" w:rsidR="00000000" w:rsidRPr="00000000">
        <w:rPr>
          <w:color w:val="000000"/>
          <w:rtl w:val="0"/>
        </w:rPr>
        <w:t xml:space="preserve">IN WITNESS WHEREOF, </w:t>
      </w:r>
      <w:r w:rsidDel="00000000" w:rsidR="00000000" w:rsidRPr="00000000">
        <w:rPr>
          <w:rtl w:val="0"/>
        </w:rPr>
        <w:t xml:space="preserve">STERIS</w:t>
      </w:r>
      <w:r w:rsidDel="00000000" w:rsidR="00000000" w:rsidRPr="00000000">
        <w:rPr>
          <w:color w:val="000000"/>
          <w:rtl w:val="0"/>
        </w:rPr>
        <w:t xml:space="preserve"> and Vendor have executed this Addendum as of the respective dates below.</w:t>
      </w:r>
    </w:p>
    <w:p w:rsidR="00000000" w:rsidDel="00000000" w:rsidP="00000000" w:rsidRDefault="00000000" w:rsidRPr="00000000" w14:paraId="00000021">
      <w:pPr>
        <w:keepNext w:val="1"/>
        <w:jc w:val="both"/>
        <w:rPr/>
      </w:pPr>
      <w:r w:rsidDel="00000000" w:rsidR="00000000" w:rsidRPr="00000000">
        <w:rPr>
          <w:rtl w:val="0"/>
        </w:rPr>
      </w:r>
    </w:p>
    <w:p w:rsidR="00000000" w:rsidDel="00000000" w:rsidP="00000000" w:rsidRDefault="00000000" w:rsidRPr="00000000" w14:paraId="00000022">
      <w:pPr>
        <w:keepNext w:val="1"/>
        <w:jc w:val="both"/>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17"/>
        <w:gridCol w:w="3576"/>
        <w:gridCol w:w="331"/>
        <w:gridCol w:w="953"/>
        <w:gridCol w:w="3583"/>
        <w:tblGridChange w:id="0">
          <w:tblGrid>
            <w:gridCol w:w="917"/>
            <w:gridCol w:w="3576"/>
            <w:gridCol w:w="331"/>
            <w:gridCol w:w="953"/>
            <w:gridCol w:w="3583"/>
          </w:tblGrid>
        </w:tblGridChange>
      </w:tblGrid>
      <w:tr>
        <w:trPr>
          <w:cantSplit w:val="0"/>
          <w:tblHeader w:val="0"/>
        </w:trPr>
        <w:tc>
          <w:tcPr>
            <w:gridSpan w:val="2"/>
          </w:tcPr>
          <w:p w:rsidR="00000000" w:rsidDel="00000000" w:rsidP="00000000" w:rsidRDefault="00000000" w:rsidRPr="00000000" w14:paraId="00000023">
            <w:pPr>
              <w:keepNext w:val="1"/>
              <w:tabs>
                <w:tab w:val="left" w:leader="none" w:pos="-720"/>
              </w:tabs>
              <w:jc w:val="both"/>
              <w:rPr/>
            </w:pPr>
            <w:bookmarkStart w:colFirst="0" w:colLast="0" w:name="_heading=h.susfbaz6npr1" w:id="2"/>
            <w:bookmarkEnd w:id="2"/>
            <w:r w:rsidDel="00000000" w:rsidR="00000000" w:rsidRPr="00000000">
              <w:rPr>
                <w:b w:val="1"/>
                <w:rtl w:val="0"/>
              </w:rPr>
              <w:t xml:space="preserve">STERIS CORPORATION</w:t>
            </w:r>
            <w:r w:rsidDel="00000000" w:rsidR="00000000" w:rsidRPr="00000000">
              <w:rPr>
                <w:rtl w:val="0"/>
              </w:rPr>
            </w:r>
          </w:p>
        </w:tc>
        <w:tc>
          <w:tcPr/>
          <w:p w:rsidR="00000000" w:rsidDel="00000000" w:rsidP="00000000" w:rsidRDefault="00000000" w:rsidRPr="00000000" w14:paraId="00000025">
            <w:pPr>
              <w:keepNext w:val="1"/>
              <w:tabs>
                <w:tab w:val="left" w:leader="none" w:pos="-720"/>
              </w:tabs>
              <w:jc w:val="both"/>
              <w:rPr/>
            </w:pPr>
            <w:r w:rsidDel="00000000" w:rsidR="00000000" w:rsidRPr="00000000">
              <w:rPr>
                <w:rtl w:val="0"/>
              </w:rPr>
            </w:r>
          </w:p>
        </w:tc>
        <w:tc>
          <w:tcPr>
            <w:gridSpan w:val="2"/>
          </w:tcPr>
          <w:p w:rsidR="00000000" w:rsidDel="00000000" w:rsidP="00000000" w:rsidRDefault="00000000" w:rsidRPr="00000000" w14:paraId="00000026">
            <w:pPr>
              <w:keepNext w:val="1"/>
              <w:tabs>
                <w:tab w:val="left" w:leader="none" w:pos="-720"/>
              </w:tabs>
              <w:jc w:val="both"/>
              <w:rPr>
                <w:highlight w:val="yellow"/>
              </w:rPr>
            </w:pPr>
            <w:r w:rsidDel="00000000" w:rsidR="00000000" w:rsidRPr="00000000">
              <w:rPr>
                <w:b w:val="1"/>
                <w:rtl w:val="0"/>
              </w:rPr>
              <w:t xml:space="preserve">COLONY LABS, INC.</w:t>
            </w:r>
            <w:r w:rsidDel="00000000" w:rsidR="00000000" w:rsidRPr="00000000">
              <w:rPr>
                <w:rtl w:val="0"/>
              </w:rPr>
            </w:r>
          </w:p>
        </w:tc>
      </w:tr>
      <w:tr>
        <w:trPr>
          <w:cantSplit w:val="0"/>
          <w:tblHeader w:val="0"/>
        </w:trPr>
        <w:tc>
          <w:tcPr/>
          <w:p w:rsidR="00000000" w:rsidDel="00000000" w:rsidP="00000000" w:rsidRDefault="00000000" w:rsidRPr="00000000" w14:paraId="00000028">
            <w:pPr>
              <w:keepNext w:val="1"/>
              <w:tabs>
                <w:tab w:val="left" w:leader="none" w:pos="-720"/>
              </w:tabs>
              <w:jc w:val="both"/>
              <w:rPr/>
            </w:pPr>
            <w:r w:rsidDel="00000000" w:rsidR="00000000" w:rsidRPr="00000000">
              <w:rPr>
                <w:rtl w:val="0"/>
              </w:rPr>
            </w:r>
          </w:p>
        </w:tc>
        <w:tc>
          <w:tcPr/>
          <w:p w:rsidR="00000000" w:rsidDel="00000000" w:rsidP="00000000" w:rsidRDefault="00000000" w:rsidRPr="00000000" w14:paraId="00000029">
            <w:pPr>
              <w:keepNext w:val="1"/>
              <w:tabs>
                <w:tab w:val="left" w:leader="none" w:pos="-720"/>
              </w:tabs>
              <w:jc w:val="both"/>
              <w:rPr/>
            </w:pPr>
            <w:r w:rsidDel="00000000" w:rsidR="00000000" w:rsidRPr="00000000">
              <w:rPr>
                <w:rtl w:val="0"/>
              </w:rPr>
            </w:r>
          </w:p>
        </w:tc>
        <w:tc>
          <w:tcPr/>
          <w:p w:rsidR="00000000" w:rsidDel="00000000" w:rsidP="00000000" w:rsidRDefault="00000000" w:rsidRPr="00000000" w14:paraId="0000002A">
            <w:pPr>
              <w:keepNext w:val="1"/>
              <w:tabs>
                <w:tab w:val="left" w:leader="none" w:pos="-720"/>
              </w:tabs>
              <w:jc w:val="both"/>
              <w:rPr/>
            </w:pPr>
            <w:r w:rsidDel="00000000" w:rsidR="00000000" w:rsidRPr="00000000">
              <w:rPr>
                <w:rtl w:val="0"/>
              </w:rPr>
            </w:r>
          </w:p>
        </w:tc>
        <w:tc>
          <w:tcPr/>
          <w:p w:rsidR="00000000" w:rsidDel="00000000" w:rsidP="00000000" w:rsidRDefault="00000000" w:rsidRPr="00000000" w14:paraId="0000002B">
            <w:pPr>
              <w:keepNext w:val="1"/>
              <w:tabs>
                <w:tab w:val="left" w:leader="none" w:pos="-720"/>
              </w:tabs>
              <w:jc w:val="both"/>
              <w:rPr/>
            </w:pPr>
            <w:r w:rsidDel="00000000" w:rsidR="00000000" w:rsidRPr="00000000">
              <w:rPr>
                <w:rtl w:val="0"/>
              </w:rPr>
            </w:r>
          </w:p>
        </w:tc>
        <w:tc>
          <w:tcPr/>
          <w:p w:rsidR="00000000" w:rsidDel="00000000" w:rsidP="00000000" w:rsidRDefault="00000000" w:rsidRPr="00000000" w14:paraId="0000002C">
            <w:pPr>
              <w:keepNext w:val="1"/>
              <w:tabs>
                <w:tab w:val="left" w:leader="none" w:pos="-720"/>
              </w:tabs>
              <w:jc w:val="both"/>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02D">
            <w:pPr>
              <w:keepNext w:val="1"/>
              <w:tabs>
                <w:tab w:val="left" w:leader="none" w:pos="-720"/>
              </w:tabs>
              <w:spacing w:before="240" w:lineRule="auto"/>
              <w:jc w:val="both"/>
              <w:rPr>
                <w:smallCaps w:val="1"/>
              </w:rPr>
            </w:pPr>
            <w:r w:rsidDel="00000000" w:rsidR="00000000" w:rsidRPr="00000000">
              <w:rPr>
                <w:smallCaps w:val="1"/>
                <w:rtl w:val="0"/>
              </w:rPr>
              <w:t xml:space="preserve">By:</w:t>
            </w:r>
          </w:p>
        </w:tc>
        <w:tc>
          <w:tcPr>
            <w:tcBorders>
              <w:bottom w:color="000000" w:space="0" w:sz="4" w:val="single"/>
            </w:tcBorders>
          </w:tcPr>
          <w:p w:rsidR="00000000" w:rsidDel="00000000" w:rsidP="00000000" w:rsidRDefault="00000000" w:rsidRPr="00000000" w14:paraId="0000002E">
            <w:pPr>
              <w:keepNext w:val="1"/>
              <w:tabs>
                <w:tab w:val="left" w:leader="none" w:pos="-720"/>
              </w:tabs>
              <w:spacing w:before="240" w:lineRule="auto"/>
              <w:jc w:val="both"/>
              <w:rPr/>
            </w:pPr>
            <w:r w:rsidDel="00000000" w:rsidR="00000000" w:rsidRPr="00000000">
              <w:rPr>
                <w:rtl w:val="0"/>
              </w:rPr>
            </w:r>
          </w:p>
        </w:tc>
        <w:tc>
          <w:tcPr/>
          <w:p w:rsidR="00000000" w:rsidDel="00000000" w:rsidP="00000000" w:rsidRDefault="00000000" w:rsidRPr="00000000" w14:paraId="0000002F">
            <w:pPr>
              <w:keepNext w:val="1"/>
              <w:tabs>
                <w:tab w:val="left" w:leader="none" w:pos="-720"/>
              </w:tabs>
              <w:spacing w:before="240" w:lineRule="auto"/>
              <w:jc w:val="both"/>
              <w:rPr>
                <w:b w:val="1"/>
              </w:rPr>
            </w:pPr>
            <w:r w:rsidDel="00000000" w:rsidR="00000000" w:rsidRPr="00000000">
              <w:rPr>
                <w:rtl w:val="0"/>
              </w:rPr>
            </w:r>
          </w:p>
        </w:tc>
        <w:tc>
          <w:tcPr/>
          <w:p w:rsidR="00000000" w:rsidDel="00000000" w:rsidP="00000000" w:rsidRDefault="00000000" w:rsidRPr="00000000" w14:paraId="00000030">
            <w:pPr>
              <w:keepNext w:val="1"/>
              <w:tabs>
                <w:tab w:val="left" w:leader="none" w:pos="-720"/>
              </w:tabs>
              <w:spacing w:before="240" w:lineRule="auto"/>
              <w:jc w:val="both"/>
              <w:rPr>
                <w:b w:val="1"/>
              </w:rPr>
            </w:pPr>
            <w:r w:rsidDel="00000000" w:rsidR="00000000" w:rsidRPr="00000000">
              <w:rPr>
                <w:smallCaps w:val="1"/>
                <w:rtl w:val="0"/>
              </w:rPr>
              <w:t xml:space="preserve">By:</w:t>
            </w:r>
            <w:r w:rsidDel="00000000" w:rsidR="00000000" w:rsidRPr="00000000">
              <w:rPr>
                <w:rtl w:val="0"/>
              </w:rPr>
            </w:r>
          </w:p>
        </w:tc>
        <w:tc>
          <w:tcPr>
            <w:tcBorders>
              <w:bottom w:color="000000" w:space="0" w:sz="4" w:val="single"/>
            </w:tcBorders>
          </w:tcPr>
          <w:p w:rsidR="00000000" w:rsidDel="00000000" w:rsidP="00000000" w:rsidRDefault="00000000" w:rsidRPr="00000000" w14:paraId="00000031">
            <w:pPr>
              <w:keepNext w:val="1"/>
              <w:tabs>
                <w:tab w:val="left" w:leader="none" w:pos="-720"/>
              </w:tabs>
              <w:spacing w:befor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32">
            <w:pPr>
              <w:keepNext w:val="1"/>
              <w:tabs>
                <w:tab w:val="left" w:leader="none" w:pos="-720"/>
              </w:tabs>
              <w:spacing w:before="240" w:lineRule="auto"/>
              <w:jc w:val="both"/>
              <w:rPr>
                <w:smallCaps w:val="1"/>
              </w:rPr>
            </w:pPr>
            <w:r w:rsidDel="00000000" w:rsidR="00000000" w:rsidRPr="00000000">
              <w:rPr>
                <w:smallCaps w:val="1"/>
                <w:rtl w:val="0"/>
              </w:rPr>
              <w:t xml:space="preserve">Name:</w:t>
            </w:r>
          </w:p>
        </w:tc>
        <w:tc>
          <w:tcPr>
            <w:tcBorders>
              <w:top w:color="000000" w:space="0" w:sz="4" w:val="single"/>
              <w:bottom w:color="000000" w:space="0" w:sz="4" w:val="single"/>
            </w:tcBorders>
          </w:tcPr>
          <w:p w:rsidR="00000000" w:rsidDel="00000000" w:rsidP="00000000" w:rsidRDefault="00000000" w:rsidRPr="00000000" w14:paraId="00000033">
            <w:pPr>
              <w:keepNext w:val="1"/>
              <w:tabs>
                <w:tab w:val="left" w:leader="none" w:pos="-720"/>
              </w:tabs>
              <w:spacing w:before="240" w:lineRule="auto"/>
              <w:jc w:val="both"/>
              <w:rPr/>
            </w:pPr>
            <w:r w:rsidDel="00000000" w:rsidR="00000000" w:rsidRPr="00000000">
              <w:rPr>
                <w:rtl w:val="0"/>
              </w:rPr>
            </w:r>
          </w:p>
        </w:tc>
        <w:tc>
          <w:tcPr/>
          <w:p w:rsidR="00000000" w:rsidDel="00000000" w:rsidP="00000000" w:rsidRDefault="00000000" w:rsidRPr="00000000" w14:paraId="00000034">
            <w:pPr>
              <w:keepNext w:val="1"/>
              <w:tabs>
                <w:tab w:val="left" w:leader="none" w:pos="-720"/>
              </w:tabs>
              <w:spacing w:before="240" w:lineRule="auto"/>
              <w:jc w:val="both"/>
              <w:rPr>
                <w:b w:val="1"/>
              </w:rPr>
            </w:pPr>
            <w:r w:rsidDel="00000000" w:rsidR="00000000" w:rsidRPr="00000000">
              <w:rPr>
                <w:rtl w:val="0"/>
              </w:rPr>
            </w:r>
          </w:p>
        </w:tc>
        <w:tc>
          <w:tcPr/>
          <w:p w:rsidR="00000000" w:rsidDel="00000000" w:rsidP="00000000" w:rsidRDefault="00000000" w:rsidRPr="00000000" w14:paraId="00000035">
            <w:pPr>
              <w:keepNext w:val="1"/>
              <w:tabs>
                <w:tab w:val="left" w:leader="none" w:pos="-720"/>
              </w:tabs>
              <w:spacing w:before="240" w:lineRule="auto"/>
              <w:jc w:val="both"/>
              <w:rPr>
                <w:b w:val="1"/>
              </w:rPr>
            </w:pPr>
            <w:r w:rsidDel="00000000" w:rsidR="00000000" w:rsidRPr="00000000">
              <w:rPr>
                <w:smallCaps w:val="1"/>
                <w:rtl w:val="0"/>
              </w:rPr>
              <w:t xml:space="preserve">Name: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6">
            <w:pPr>
              <w:keepNext w:val="1"/>
              <w:tabs>
                <w:tab w:val="left" w:leader="none" w:pos="-720"/>
              </w:tabs>
              <w:spacing w:before="240" w:lineRule="auto"/>
              <w:jc w:val="both"/>
              <w:rPr/>
            </w:pPr>
            <w:r w:rsidDel="00000000" w:rsidR="00000000" w:rsidRPr="00000000">
              <w:rPr>
                <w:rtl w:val="0"/>
              </w:rPr>
            </w:r>
          </w:p>
        </w:tc>
      </w:tr>
      <w:tr>
        <w:trPr>
          <w:cantSplit w:val="0"/>
          <w:tblHeader w:val="0"/>
        </w:trPr>
        <w:tc>
          <w:tcPr/>
          <w:p w:rsidR="00000000" w:rsidDel="00000000" w:rsidP="00000000" w:rsidRDefault="00000000" w:rsidRPr="00000000" w14:paraId="00000037">
            <w:pPr>
              <w:keepNext w:val="1"/>
              <w:tabs>
                <w:tab w:val="left" w:leader="none" w:pos="-720"/>
              </w:tabs>
              <w:spacing w:before="240" w:lineRule="auto"/>
              <w:jc w:val="both"/>
              <w:rPr>
                <w:smallCaps w:val="1"/>
              </w:rPr>
            </w:pPr>
            <w:r w:rsidDel="00000000" w:rsidR="00000000" w:rsidRPr="00000000">
              <w:rPr>
                <w:smallCaps w:val="1"/>
                <w:rtl w:val="0"/>
              </w:rPr>
              <w:t xml:space="preserve">Title:</w:t>
            </w:r>
          </w:p>
        </w:tc>
        <w:tc>
          <w:tcPr>
            <w:tcBorders>
              <w:top w:color="000000" w:space="0" w:sz="4" w:val="single"/>
              <w:bottom w:color="000000" w:space="0" w:sz="4" w:val="single"/>
            </w:tcBorders>
          </w:tcPr>
          <w:p w:rsidR="00000000" w:rsidDel="00000000" w:rsidP="00000000" w:rsidRDefault="00000000" w:rsidRPr="00000000" w14:paraId="00000038">
            <w:pPr>
              <w:keepNext w:val="1"/>
              <w:tabs>
                <w:tab w:val="left" w:leader="none" w:pos="-720"/>
              </w:tabs>
              <w:spacing w:before="240" w:lineRule="auto"/>
              <w:jc w:val="both"/>
              <w:rPr/>
            </w:pPr>
            <w:r w:rsidDel="00000000" w:rsidR="00000000" w:rsidRPr="00000000">
              <w:rPr>
                <w:rtl w:val="0"/>
              </w:rPr>
            </w:r>
          </w:p>
        </w:tc>
        <w:tc>
          <w:tcPr/>
          <w:p w:rsidR="00000000" w:rsidDel="00000000" w:rsidP="00000000" w:rsidRDefault="00000000" w:rsidRPr="00000000" w14:paraId="00000039">
            <w:pPr>
              <w:keepNext w:val="1"/>
              <w:tabs>
                <w:tab w:val="left" w:leader="none" w:pos="-720"/>
              </w:tabs>
              <w:spacing w:before="240" w:lineRule="auto"/>
              <w:jc w:val="both"/>
              <w:rPr>
                <w:b w:val="1"/>
              </w:rPr>
            </w:pPr>
            <w:r w:rsidDel="00000000" w:rsidR="00000000" w:rsidRPr="00000000">
              <w:rPr>
                <w:rtl w:val="0"/>
              </w:rPr>
            </w:r>
          </w:p>
        </w:tc>
        <w:tc>
          <w:tcPr/>
          <w:p w:rsidR="00000000" w:rsidDel="00000000" w:rsidP="00000000" w:rsidRDefault="00000000" w:rsidRPr="00000000" w14:paraId="0000003A">
            <w:pPr>
              <w:keepNext w:val="1"/>
              <w:tabs>
                <w:tab w:val="left" w:leader="none" w:pos="-720"/>
              </w:tabs>
              <w:spacing w:before="240" w:lineRule="auto"/>
              <w:jc w:val="both"/>
              <w:rPr>
                <w:b w:val="1"/>
              </w:rPr>
            </w:pPr>
            <w:r w:rsidDel="00000000" w:rsidR="00000000" w:rsidRPr="00000000">
              <w:rPr>
                <w:smallCaps w:val="1"/>
                <w:rtl w:val="0"/>
              </w:rPr>
              <w:t xml:space="preserve">Title: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B">
            <w:pPr>
              <w:keepNext w:val="1"/>
              <w:tabs>
                <w:tab w:val="left" w:leader="none" w:pos="-720"/>
              </w:tabs>
              <w:spacing w:before="240" w:lineRule="auto"/>
              <w:jc w:val="both"/>
              <w:rPr/>
            </w:pP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03C">
            <w:pPr>
              <w:tabs>
                <w:tab w:val="left" w:leader="none" w:pos="-720"/>
              </w:tabs>
              <w:jc w:val="both"/>
              <w:rPr>
                <w:smallCaps w:val="1"/>
              </w:rPr>
            </w:pPr>
            <w:r w:rsidDel="00000000" w:rsidR="00000000" w:rsidRPr="00000000">
              <w:rPr>
                <w:rtl w:val="0"/>
              </w:rPr>
            </w:r>
          </w:p>
          <w:p w:rsidR="00000000" w:rsidDel="00000000" w:rsidP="00000000" w:rsidRDefault="00000000" w:rsidRPr="00000000" w14:paraId="0000003D">
            <w:pPr>
              <w:tabs>
                <w:tab w:val="left" w:leader="none" w:pos="-720"/>
              </w:tabs>
              <w:jc w:val="both"/>
              <w:rPr>
                <w:smallCaps w:val="1"/>
              </w:rPr>
            </w:pPr>
            <w:r w:rsidDel="00000000" w:rsidR="00000000" w:rsidRPr="00000000">
              <w:rPr>
                <w:smallCaps w:val="1"/>
                <w:rtl w:val="0"/>
              </w:rPr>
              <w:t xml:space="preserve">Date:</w:t>
            </w:r>
          </w:p>
        </w:tc>
        <w:tc>
          <w:tcPr>
            <w:tcBorders>
              <w:top w:color="000000" w:space="0" w:sz="4" w:val="single"/>
              <w:bottom w:color="000000" w:space="0" w:sz="4" w:val="single"/>
            </w:tcBorders>
          </w:tcPr>
          <w:p w:rsidR="00000000" w:rsidDel="00000000" w:rsidP="00000000" w:rsidRDefault="00000000" w:rsidRPr="00000000" w14:paraId="0000003E">
            <w:pPr>
              <w:tabs>
                <w:tab w:val="left" w:leader="none" w:pos="-720"/>
              </w:tabs>
              <w:jc w:val="both"/>
              <w:rPr/>
            </w:pPr>
            <w:r w:rsidDel="00000000" w:rsidR="00000000" w:rsidRPr="00000000">
              <w:rPr>
                <w:rtl w:val="0"/>
              </w:rPr>
            </w:r>
          </w:p>
        </w:tc>
        <w:tc>
          <w:tcPr/>
          <w:p w:rsidR="00000000" w:rsidDel="00000000" w:rsidP="00000000" w:rsidRDefault="00000000" w:rsidRPr="00000000" w14:paraId="0000003F">
            <w:pPr>
              <w:tabs>
                <w:tab w:val="left" w:leader="none" w:pos="-720"/>
              </w:tabs>
              <w:jc w:val="both"/>
              <w:rPr>
                <w:b w:val="1"/>
              </w:rPr>
            </w:pPr>
            <w:r w:rsidDel="00000000" w:rsidR="00000000" w:rsidRPr="00000000">
              <w:rPr>
                <w:rtl w:val="0"/>
              </w:rPr>
            </w:r>
          </w:p>
        </w:tc>
        <w:tc>
          <w:tcPr/>
          <w:p w:rsidR="00000000" w:rsidDel="00000000" w:rsidP="00000000" w:rsidRDefault="00000000" w:rsidRPr="00000000" w14:paraId="00000040">
            <w:pPr>
              <w:tabs>
                <w:tab w:val="left" w:leader="none" w:pos="-720"/>
              </w:tabs>
              <w:jc w:val="both"/>
              <w:rPr>
                <w:smallCaps w:val="1"/>
              </w:rPr>
            </w:pPr>
            <w:r w:rsidDel="00000000" w:rsidR="00000000" w:rsidRPr="00000000">
              <w:rPr>
                <w:rtl w:val="0"/>
              </w:rPr>
            </w:r>
          </w:p>
          <w:p w:rsidR="00000000" w:rsidDel="00000000" w:rsidP="00000000" w:rsidRDefault="00000000" w:rsidRPr="00000000" w14:paraId="00000041">
            <w:pPr>
              <w:tabs>
                <w:tab w:val="left" w:leader="none" w:pos="-720"/>
              </w:tabs>
              <w:jc w:val="both"/>
              <w:rPr>
                <w:b w:val="1"/>
              </w:rPr>
            </w:pPr>
            <w:r w:rsidDel="00000000" w:rsidR="00000000" w:rsidRPr="00000000">
              <w:rPr>
                <w:smallCaps w:val="1"/>
                <w:rtl w:val="0"/>
              </w:rPr>
              <w:t xml:space="preserve">Date: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2">
            <w:pPr>
              <w:tabs>
                <w:tab w:val="left" w:leader="none" w:pos="-720"/>
              </w:tabs>
              <w:jc w:val="both"/>
              <w:rPr/>
            </w:pP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rgan Nash" w:id="1" w:date="2025-09-25T19:16:53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previous comment, STERIS employees are responsible for this function.</w:t>
      </w:r>
    </w:p>
  </w:comment>
  <w:comment w:author="Morgan Nash" w:id="2" w:date="2025-09-25T19:28:55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aforementioned comment, content is very much a shared responsibility between STERIS and Scribe because STERIS employees issue the prompts to AI and edit the content upon output. The goal here is not to unfairly shift risk to either party but to recognize that, while we do have content moderation guardrails on inputs and responsibility to ensure the training set is sourced properly, Scribe does not have control of STERIS inputs or, ultimately, the content published by STERIS employees.</w:t>
      </w:r>
    </w:p>
  </w:comment>
  <w:comment w:author="Morgan Nash" w:id="0" w:date="2025-09-25T19:16:28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STERIS employees issue prompts to AI and edit/publish content output by AI. Scribe does not have control over what STERIS users input into AI (other than content moderation to prevent harm or abuse), and STERIS employees edit the content output by AI and are responsible for reviewing, editing, and approving content. The humans in the loop are STERIS employees.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6" w15:done="0"/>
  <w15:commentEx w15:paraId="00000047" w15:done="0"/>
  <w15:commentEx w15:paraId="0000004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0" w:firstLine="0"/>
      <w:jc w:val="center"/>
    </w:pPr>
    <w:rPr>
      <w:b w:val="1"/>
    </w:rPr>
  </w:style>
  <w:style w:type="paragraph" w:styleId="Heading2">
    <w:name w:val="heading 2"/>
    <w:basedOn w:val="Normal"/>
    <w:next w:val="Normal"/>
    <w:pPr>
      <w:keepNext w:val="1"/>
      <w:spacing w:after="240" w:lineRule="auto"/>
      <w:ind w:left="0" w:firstLine="0"/>
    </w:pPr>
    <w:rPr>
      <w:b w:val="1"/>
    </w:rPr>
  </w:style>
  <w:style w:type="paragraph" w:styleId="Heading3">
    <w:name w:val="heading 3"/>
    <w:basedOn w:val="Normal"/>
    <w:next w:val="Normal"/>
    <w:pPr>
      <w:keepNext w:val="1"/>
      <w:ind w:left="0" w:firstLine="0"/>
      <w:jc w:val="center"/>
    </w:pPr>
    <w:rPr>
      <w:b w:val="1"/>
      <w:u w:val="single"/>
    </w:rPr>
  </w:style>
  <w:style w:type="paragraph" w:styleId="Heading4">
    <w:name w:val="heading 4"/>
    <w:basedOn w:val="Normal"/>
    <w:next w:val="Normal"/>
    <w:pPr>
      <w:keepNext w:val="1"/>
      <w:ind w:left="0" w:firstLine="0"/>
    </w:pPr>
    <w:rPr>
      <w:b w:val="1"/>
      <w:u w:val="single"/>
    </w:rPr>
  </w:style>
  <w:style w:type="paragraph" w:styleId="Heading5">
    <w:name w:val="heading 5"/>
    <w:basedOn w:val="Normal"/>
    <w:next w:val="Normal"/>
    <w:pPr>
      <w:keepNext w:val="1"/>
      <w:ind w:left="0" w:firstLine="0"/>
      <w:jc w:val="center"/>
    </w:pPr>
    <w:rPr>
      <w:smallCaps w:val="1"/>
      <w:u w:val="single"/>
    </w:rPr>
  </w:style>
  <w:style w:type="paragraph" w:styleId="Heading6">
    <w:name w:val="heading 6"/>
    <w:basedOn w:val="Normal"/>
    <w:next w:val="Normal"/>
    <w:pPr>
      <w:keepNext w:val="1"/>
      <w:ind w:left="0" w:firstLine="0"/>
    </w:pPr>
    <w:rPr>
      <w:u w:val="single"/>
    </w:rPr>
  </w:style>
  <w:style w:type="paragraph" w:styleId="Title">
    <w:name w:val="Title"/>
    <w:basedOn w:val="Normal"/>
    <w:next w:val="Normal"/>
    <w:pPr>
      <w:spacing w:after="240" w:lineRule="auto"/>
    </w:pPr>
    <w:rPr>
      <w:sz w:val="28"/>
      <w:szCs w:val="28"/>
    </w:rPr>
  </w:style>
  <w:style w:type="paragraph" w:styleId="Heading7">
    <w:name w:val="heading 7"/>
    <w:basedOn w:val="Normal"/>
    <w:next w:val="BHBody"/>
    <w:link w:val="Heading7Char"/>
    <w:unhideWhenUsed w:val="1"/>
    <w:qFormat w:val="1"/>
    <w:rsid w:val="000D302C"/>
    <w:pPr>
      <w:keepNext w:val="1"/>
      <w:numPr>
        <w:ilvl w:val="6"/>
        <w:numId w:val="1"/>
      </w:numPr>
      <w:jc w:val="center"/>
      <w:outlineLvl w:val="6"/>
    </w:pPr>
    <w:rPr>
      <w:rFonts w:cstheme="majorBidi" w:eastAsiaTheme="majorEastAsia"/>
      <w:b w:val="1"/>
      <w:i w:val="1"/>
      <w:iCs w:val="1"/>
    </w:rPr>
  </w:style>
  <w:style w:type="paragraph" w:styleId="Heading8">
    <w:name w:val="heading 8"/>
    <w:basedOn w:val="Normal"/>
    <w:next w:val="BHBody"/>
    <w:link w:val="Heading8Char"/>
    <w:unhideWhenUsed w:val="1"/>
    <w:rsid w:val="000D302C"/>
    <w:pPr>
      <w:keepNext w:val="1"/>
      <w:numPr>
        <w:ilvl w:val="7"/>
        <w:numId w:val="1"/>
      </w:numPr>
      <w:outlineLvl w:val="7"/>
    </w:pPr>
    <w:rPr>
      <w:rFonts w:cstheme="majorBidi" w:eastAsiaTheme="majorEastAsia"/>
      <w:b w:val="1"/>
      <w:i w:val="1"/>
      <w:szCs w:val="20"/>
    </w:rPr>
  </w:style>
  <w:style w:type="paragraph" w:styleId="Heading9">
    <w:name w:val="heading 9"/>
    <w:basedOn w:val="Normal"/>
    <w:next w:val="BHBody"/>
    <w:link w:val="Heading9Char"/>
    <w:semiHidden w:val="1"/>
    <w:unhideWhenUsed w:val="1"/>
    <w:rsid w:val="00E64E5B"/>
    <w:pPr>
      <w:keepNext w:val="1"/>
      <w:numPr>
        <w:ilvl w:val="8"/>
        <w:numId w:val="1"/>
      </w:numPr>
      <w:outlineLvl w:val="8"/>
    </w:pPr>
    <w:rPr>
      <w:rFonts w:cstheme="majorBidi" w:eastAsiaTheme="majorEastAsia"/>
      <w:i w:val="1"/>
      <w:iCs w:val="1"/>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HBody" w:customStyle="1">
    <w:name w:val="BH Body"/>
    <w:basedOn w:val="Normal"/>
    <w:qFormat w:val="1"/>
    <w:rsid w:val="00E64E5B"/>
    <w:pPr>
      <w:spacing w:after="240"/>
      <w:ind w:firstLine="720"/>
    </w:pPr>
  </w:style>
  <w:style w:type="paragraph" w:styleId="BHQuoteL5R5" w:customStyle="1">
    <w:name w:val="BH Quote L.5/R.5"/>
    <w:basedOn w:val="Normal"/>
    <w:qFormat w:val="1"/>
    <w:rsid w:val="00E64E5B"/>
    <w:pPr>
      <w:spacing w:after="240"/>
      <w:ind w:left="720" w:right="720"/>
    </w:pPr>
  </w:style>
  <w:style w:type="paragraph" w:styleId="BHQuoteL1R1" w:customStyle="1">
    <w:name w:val="BH Quote L1/R1"/>
    <w:basedOn w:val="Normal"/>
    <w:qFormat w:val="1"/>
    <w:rsid w:val="00E64E5B"/>
    <w:pPr>
      <w:spacing w:after="240"/>
      <w:ind w:left="1440" w:right="1440"/>
    </w:pPr>
  </w:style>
  <w:style w:type="paragraph" w:styleId="ListParagraph">
    <w:name w:val="List Paragraph"/>
    <w:basedOn w:val="Normal"/>
    <w:uiPriority w:val="34"/>
    <w:qFormat w:val="1"/>
    <w:rsid w:val="00E64E5B"/>
    <w:pPr>
      <w:ind w:left="720"/>
      <w:contextualSpacing w:val="1"/>
    </w:pPr>
  </w:style>
  <w:style w:type="character" w:styleId="TitleChar" w:customStyle="1">
    <w:name w:val="Title Char"/>
    <w:basedOn w:val="DefaultParagraphFont"/>
    <w:link w:val="Title"/>
    <w:uiPriority w:val="10"/>
    <w:rsid w:val="00E64E5B"/>
    <w:rPr>
      <w:rFonts w:cstheme="majorBidi" w:eastAsiaTheme="majorEastAsia"/>
      <w:kern w:val="28"/>
      <w:sz w:val="28"/>
      <w:szCs w:val="52"/>
    </w:rPr>
  </w:style>
  <w:style w:type="character" w:styleId="SubtitleChar" w:customStyle="1">
    <w:name w:val="Subtitle Char"/>
    <w:basedOn w:val="DefaultParagraphFont"/>
    <w:link w:val="Subtitle"/>
    <w:uiPriority w:val="11"/>
    <w:rsid w:val="00E64E5B"/>
    <w:rPr>
      <w:rFonts w:cstheme="majorBidi" w:eastAsiaTheme="majorEastAsia"/>
      <w:i w:val="1"/>
      <w:iCs w:val="1"/>
      <w:sz w:val="24"/>
      <w:szCs w:val="24"/>
    </w:rPr>
  </w:style>
  <w:style w:type="paragraph" w:styleId="Bulletl1" w:customStyle="1">
    <w:name w:val="Bullet_l1"/>
    <w:basedOn w:val="ListParagraph"/>
    <w:qFormat w:val="1"/>
    <w:rsid w:val="00E64E5B"/>
    <w:pPr>
      <w:keepNext w:val="1"/>
      <w:keepLines w:val="1"/>
      <w:numPr>
        <w:numId w:val="12"/>
      </w:numPr>
      <w:spacing w:after="240"/>
    </w:pPr>
  </w:style>
  <w:style w:type="character" w:styleId="Heading1Char" w:customStyle="1">
    <w:name w:val="Heading 1 Char"/>
    <w:basedOn w:val="DefaultParagraphFont"/>
    <w:link w:val="Heading1"/>
    <w:rsid w:val="0002615C"/>
    <w:rPr>
      <w:rFonts w:cstheme="majorBidi" w:eastAsiaTheme="majorEastAsia"/>
      <w:b w:val="1"/>
      <w:bCs w:val="1"/>
      <w:sz w:val="24"/>
      <w:szCs w:val="28"/>
    </w:rPr>
  </w:style>
  <w:style w:type="character" w:styleId="Heading2Char" w:customStyle="1">
    <w:name w:val="Heading 2 Char"/>
    <w:basedOn w:val="DefaultParagraphFont"/>
    <w:link w:val="Heading2"/>
    <w:rsid w:val="00E37874"/>
    <w:rPr>
      <w:rFonts w:cstheme="majorBidi" w:eastAsiaTheme="majorEastAsia"/>
      <w:b w:val="1"/>
      <w:bCs w:val="1"/>
      <w:sz w:val="24"/>
      <w:szCs w:val="26"/>
    </w:rPr>
  </w:style>
  <w:style w:type="character" w:styleId="Heading3Char" w:customStyle="1">
    <w:name w:val="Heading 3 Char"/>
    <w:basedOn w:val="DefaultParagraphFont"/>
    <w:link w:val="Heading3"/>
    <w:rsid w:val="00E37874"/>
    <w:rPr>
      <w:rFonts w:cstheme="majorBidi" w:eastAsiaTheme="majorEastAsia"/>
      <w:b w:val="1"/>
      <w:bCs w:val="1"/>
      <w:sz w:val="24"/>
      <w:u w:val="single"/>
    </w:rPr>
  </w:style>
  <w:style w:type="character" w:styleId="Heading4Char" w:customStyle="1">
    <w:name w:val="Heading 4 Char"/>
    <w:basedOn w:val="DefaultParagraphFont"/>
    <w:link w:val="Heading4"/>
    <w:rsid w:val="00E37874"/>
    <w:rPr>
      <w:rFonts w:cstheme="majorBidi" w:eastAsiaTheme="majorEastAsia"/>
      <w:b w:val="1"/>
      <w:bCs w:val="1"/>
      <w:iCs w:val="1"/>
      <w:sz w:val="24"/>
      <w:u w:val="single"/>
    </w:rPr>
  </w:style>
  <w:style w:type="character" w:styleId="Heading5Char" w:customStyle="1">
    <w:name w:val="Heading 5 Char"/>
    <w:basedOn w:val="DefaultParagraphFont"/>
    <w:link w:val="Heading5"/>
    <w:rsid w:val="00E37874"/>
    <w:rPr>
      <w:rFonts w:cstheme="majorBidi" w:eastAsiaTheme="majorEastAsia"/>
      <w:caps w:val="1"/>
      <w:u w:val="single"/>
    </w:rPr>
  </w:style>
  <w:style w:type="character" w:styleId="Heading6Char" w:customStyle="1">
    <w:name w:val="Heading 6 Char"/>
    <w:basedOn w:val="DefaultParagraphFont"/>
    <w:link w:val="Heading6"/>
    <w:rsid w:val="00E37874"/>
    <w:rPr>
      <w:rFonts w:cstheme="majorBidi" w:eastAsiaTheme="majorEastAsia"/>
      <w:iCs w:val="1"/>
      <w:u w:val="single"/>
    </w:rPr>
  </w:style>
  <w:style w:type="character" w:styleId="Heading7Char" w:customStyle="1">
    <w:name w:val="Heading 7 Char"/>
    <w:basedOn w:val="DefaultParagraphFont"/>
    <w:link w:val="Heading7"/>
    <w:rsid w:val="00E37874"/>
    <w:rPr>
      <w:rFonts w:cstheme="majorBidi" w:eastAsiaTheme="majorEastAsia"/>
      <w:b w:val="1"/>
      <w:i w:val="1"/>
      <w:iCs w:val="1"/>
    </w:rPr>
  </w:style>
  <w:style w:type="character" w:styleId="Heading8Char" w:customStyle="1">
    <w:name w:val="Heading 8 Char"/>
    <w:basedOn w:val="DefaultParagraphFont"/>
    <w:link w:val="Heading8"/>
    <w:rsid w:val="00E37874"/>
    <w:rPr>
      <w:rFonts w:cstheme="majorBidi" w:eastAsiaTheme="majorEastAsia"/>
      <w:b w:val="1"/>
      <w:i w:val="1"/>
      <w:szCs w:val="20"/>
    </w:rPr>
  </w:style>
  <w:style w:type="character" w:styleId="Heading9Char" w:customStyle="1">
    <w:name w:val="Heading 9 Char"/>
    <w:basedOn w:val="DefaultParagraphFont"/>
    <w:link w:val="Heading9"/>
    <w:semiHidden w:val="1"/>
    <w:rsid w:val="00E37874"/>
    <w:rPr>
      <w:rFonts w:cstheme="majorBidi" w:eastAsiaTheme="majorEastAsia"/>
      <w:i w:val="1"/>
      <w:iCs w:val="1"/>
      <w:szCs w:val="20"/>
    </w:rPr>
  </w:style>
  <w:style w:type="paragraph" w:styleId="BlockText">
    <w:name w:val="Block Text"/>
    <w:basedOn w:val="Normal"/>
    <w:uiPriority w:val="99"/>
    <w:semiHidden w:val="1"/>
    <w:rsid w:val="00E64E5B"/>
    <w:pPr>
      <w:ind w:left="1152" w:right="1152"/>
    </w:pPr>
    <w:rPr>
      <w:rFonts w:eastAsiaTheme="minorEastAsia"/>
      <w:i w:val="1"/>
      <w:iCs w:val="1"/>
    </w:rPr>
  </w:style>
  <w:style w:type="paragraph" w:styleId="EnvelopeAddress">
    <w:name w:val="envelope address"/>
    <w:basedOn w:val="Normal"/>
    <w:uiPriority w:val="99"/>
    <w:semiHidden w:val="1"/>
    <w:rsid w:val="00E64E5B"/>
    <w:pPr>
      <w:framePr w:lines="0" w:w="7920" w:h="1980" w:hSpace="180" w:wrap="auto" w:hAnchor="page" w:xAlign="center" w:yAlign="bottom" w:hRule="exact"/>
      <w:ind w:left="2880"/>
    </w:pPr>
    <w:rPr>
      <w:rFonts w:cstheme="majorBidi" w:eastAsiaTheme="majorEastAsia"/>
    </w:rPr>
  </w:style>
  <w:style w:type="paragraph" w:styleId="EnvelopeReturn">
    <w:name w:val="envelope return"/>
    <w:basedOn w:val="Normal"/>
    <w:uiPriority w:val="99"/>
    <w:semiHidden w:val="1"/>
    <w:rsid w:val="00E64E5B"/>
    <w:rPr>
      <w:rFonts w:cstheme="majorBidi" w:eastAsiaTheme="majorEastAsia"/>
      <w:sz w:val="20"/>
      <w:szCs w:val="20"/>
    </w:rPr>
  </w:style>
  <w:style w:type="paragraph" w:styleId="Index1">
    <w:name w:val="index 1"/>
    <w:basedOn w:val="Normal"/>
    <w:next w:val="Normal"/>
    <w:autoRedefine w:val="1"/>
    <w:uiPriority w:val="99"/>
    <w:semiHidden w:val="1"/>
    <w:rsid w:val="00E64E5B"/>
    <w:pPr>
      <w:ind w:left="220" w:hanging="220"/>
    </w:pPr>
  </w:style>
  <w:style w:type="paragraph" w:styleId="IndexHeading">
    <w:name w:val="index heading"/>
    <w:basedOn w:val="Normal"/>
    <w:next w:val="Index1"/>
    <w:uiPriority w:val="99"/>
    <w:semiHidden w:val="1"/>
    <w:rsid w:val="00E64E5B"/>
    <w:rPr>
      <w:rFonts w:cstheme="majorBidi" w:eastAsiaTheme="majorEastAsia"/>
      <w:b w:val="1"/>
      <w:bCs w:val="1"/>
    </w:rPr>
  </w:style>
  <w:style w:type="table" w:styleId="MediumGrid2">
    <w:name w:val="Medium Grid 2"/>
    <w:basedOn w:val="TableNormal"/>
    <w:uiPriority w:val="68"/>
    <w:rsid w:val="00E64E5B"/>
    <w:rPr>
      <w:rFonts w:cstheme="majorBidi" w:eastAsiaTheme="majorEastAsia"/>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E64E5B"/>
    <w:rPr>
      <w:rFonts w:cstheme="majorBidi" w:eastAsiaTheme="majorEastAsia"/>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E64E5B"/>
    <w:rPr>
      <w:rFonts w:cstheme="majorBidi" w:eastAsiaTheme="majorEastAsia"/>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E64E5B"/>
    <w:rPr>
      <w:rFonts w:cstheme="majorBidi" w:eastAsiaTheme="majorEastAsia"/>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E64E5B"/>
    <w:rPr>
      <w:rFonts w:cstheme="majorBidi" w:eastAsiaTheme="majorEastAsia"/>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E64E5B"/>
    <w:rPr>
      <w:rFonts w:cstheme="majorBidi" w:eastAsiaTheme="majorEastAsia"/>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E64E5B"/>
    <w:rPr>
      <w:rFonts w:cstheme="majorBidi" w:eastAsiaTheme="majorEastAsia"/>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List2">
    <w:name w:val="Medium List 2"/>
    <w:basedOn w:val="TableNormal"/>
    <w:uiPriority w:val="66"/>
    <w:rsid w:val="00E64E5B"/>
    <w:rPr>
      <w:rFonts w:cstheme="majorBidi" w:eastAsiaTheme="majorEastAsia"/>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E64E5B"/>
    <w:rPr>
      <w:rFonts w:cstheme="majorBidi" w:eastAsiaTheme="majorEastAsia"/>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E64E5B"/>
    <w:rPr>
      <w:rFonts w:cstheme="majorBidi" w:eastAsiaTheme="majorEastAsia"/>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E64E5B"/>
    <w:rPr>
      <w:rFonts w:cstheme="majorBidi" w:eastAsiaTheme="majorEastAsia"/>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E64E5B"/>
    <w:rPr>
      <w:rFonts w:cstheme="majorBidi" w:eastAsiaTheme="majorEastAsia"/>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E64E5B"/>
    <w:rPr>
      <w:rFonts w:cstheme="majorBidi" w:eastAsiaTheme="majorEastAsia"/>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E64E5B"/>
    <w:rPr>
      <w:rFonts w:cstheme="majorBidi" w:eastAsiaTheme="majorEastAsia"/>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paragraph" w:styleId="MessageHeader">
    <w:name w:val="Message Header"/>
    <w:basedOn w:val="Normal"/>
    <w:link w:val="MessageHeaderChar"/>
    <w:uiPriority w:val="99"/>
    <w:semiHidden w:val="1"/>
    <w:rsid w:val="00E64E5B"/>
    <w:pPr>
      <w:pBdr>
        <w:top w:color="auto" w:space="1" w:sz="6" w:val="single"/>
        <w:left w:color="auto" w:space="1" w:sz="6" w:val="single"/>
        <w:bottom w:color="auto" w:space="1" w:sz="6" w:val="single"/>
        <w:right w:color="auto" w:space="1" w:sz="6" w:val="single"/>
      </w:pBdr>
      <w:shd w:color="auto" w:fill="auto" w:val="pct20"/>
      <w:ind w:left="1080" w:hanging="1080"/>
    </w:pPr>
    <w:rPr>
      <w:rFonts w:cstheme="majorBidi" w:eastAsiaTheme="majorEastAsia"/>
    </w:rPr>
  </w:style>
  <w:style w:type="character" w:styleId="MessageHeaderChar" w:customStyle="1">
    <w:name w:val="Message Header Char"/>
    <w:basedOn w:val="DefaultParagraphFont"/>
    <w:link w:val="MessageHeader"/>
    <w:uiPriority w:val="99"/>
    <w:semiHidden w:val="1"/>
    <w:rsid w:val="00E64E5B"/>
    <w:rPr>
      <w:rFonts w:cstheme="majorBidi" w:eastAsiaTheme="majorEastAsia"/>
      <w:sz w:val="24"/>
      <w:szCs w:val="24"/>
      <w:shd w:color="auto" w:fill="auto" w:val="pct20"/>
    </w:rPr>
  </w:style>
  <w:style w:type="paragraph" w:styleId="TOAHeading">
    <w:name w:val="toa heading"/>
    <w:basedOn w:val="Normal"/>
    <w:next w:val="Normal"/>
    <w:uiPriority w:val="99"/>
    <w:semiHidden w:val="1"/>
    <w:rsid w:val="00E64E5B"/>
    <w:pPr>
      <w:spacing w:before="120"/>
    </w:pPr>
    <w:rPr>
      <w:rFonts w:cstheme="majorBidi" w:eastAsiaTheme="majorEastAsia"/>
      <w:b w:val="1"/>
      <w:bCs w:val="1"/>
    </w:rPr>
  </w:style>
  <w:style w:type="paragraph" w:styleId="TOCHeading">
    <w:name w:val="TOC Heading"/>
    <w:basedOn w:val="Normal"/>
    <w:next w:val="Normal"/>
    <w:uiPriority w:val="39"/>
    <w:semiHidden w:val="1"/>
    <w:rsid w:val="00DD6379"/>
    <w:pPr>
      <w:keepLines w:val="1"/>
      <w:spacing w:after="240"/>
      <w:jc w:val="center"/>
    </w:pPr>
    <w:rPr>
      <w:b w:val="1"/>
    </w:rPr>
  </w:style>
  <w:style w:type="paragraph" w:styleId="TOC3">
    <w:name w:val="toc 3"/>
    <w:basedOn w:val="Normal"/>
    <w:next w:val="Normal"/>
    <w:autoRedefine w:val="1"/>
    <w:uiPriority w:val="39"/>
    <w:semiHidden w:val="1"/>
    <w:rsid w:val="00E64E5B"/>
    <w:pPr>
      <w:tabs>
        <w:tab w:val="right" w:leader="dot" w:pos="9360"/>
      </w:tabs>
      <w:spacing w:after="240"/>
      <w:ind w:left="2160" w:right="432" w:hanging="720"/>
    </w:pPr>
  </w:style>
  <w:style w:type="paragraph" w:styleId="TOC2">
    <w:name w:val="toc 2"/>
    <w:basedOn w:val="Normal"/>
    <w:next w:val="Normal"/>
    <w:autoRedefine w:val="1"/>
    <w:uiPriority w:val="39"/>
    <w:semiHidden w:val="1"/>
    <w:rsid w:val="00E64E5B"/>
    <w:pPr>
      <w:tabs>
        <w:tab w:val="right" w:leader="dot" w:pos="9360"/>
      </w:tabs>
      <w:spacing w:after="240"/>
      <w:ind w:left="1440" w:right="432" w:hanging="720"/>
    </w:pPr>
  </w:style>
  <w:style w:type="paragraph" w:styleId="TOC1">
    <w:name w:val="toc 1"/>
    <w:basedOn w:val="Normal"/>
    <w:next w:val="Normal"/>
    <w:autoRedefine w:val="1"/>
    <w:uiPriority w:val="39"/>
    <w:semiHidden w:val="1"/>
    <w:rsid w:val="00E64E5B"/>
    <w:pPr>
      <w:tabs>
        <w:tab w:val="right" w:leader="dot" w:pos="9360"/>
      </w:tabs>
      <w:spacing w:after="240"/>
      <w:ind w:left="720" w:right="432" w:hanging="720"/>
    </w:pPr>
  </w:style>
  <w:style w:type="paragraph" w:styleId="TOC4">
    <w:name w:val="toc 4"/>
    <w:basedOn w:val="Normal"/>
    <w:next w:val="Normal"/>
    <w:autoRedefine w:val="1"/>
    <w:uiPriority w:val="39"/>
    <w:semiHidden w:val="1"/>
    <w:rsid w:val="00E64E5B"/>
    <w:pPr>
      <w:tabs>
        <w:tab w:val="right" w:leader="dot" w:pos="9360"/>
      </w:tabs>
      <w:spacing w:after="240"/>
      <w:ind w:left="2880" w:right="432" w:hanging="720"/>
    </w:pPr>
  </w:style>
  <w:style w:type="paragraph" w:styleId="TOC5">
    <w:name w:val="toc 5"/>
    <w:basedOn w:val="Normal"/>
    <w:next w:val="Normal"/>
    <w:autoRedefine w:val="1"/>
    <w:uiPriority w:val="39"/>
    <w:semiHidden w:val="1"/>
    <w:rsid w:val="00E64E5B"/>
    <w:pPr>
      <w:tabs>
        <w:tab w:val="right" w:leader="dot" w:pos="9360"/>
      </w:tabs>
      <w:spacing w:after="240"/>
      <w:ind w:left="3600" w:right="432" w:hanging="720"/>
    </w:pPr>
  </w:style>
  <w:style w:type="paragraph" w:styleId="TOC6">
    <w:name w:val="toc 6"/>
    <w:basedOn w:val="Normal"/>
    <w:next w:val="Normal"/>
    <w:autoRedefine w:val="1"/>
    <w:uiPriority w:val="39"/>
    <w:semiHidden w:val="1"/>
    <w:rsid w:val="00E64E5B"/>
    <w:pPr>
      <w:tabs>
        <w:tab w:val="right" w:leader="dot" w:pos="9360"/>
      </w:tabs>
      <w:spacing w:after="240"/>
      <w:ind w:left="4320" w:right="432" w:hanging="720"/>
    </w:pPr>
  </w:style>
  <w:style w:type="paragraph" w:styleId="TOC7">
    <w:name w:val="toc 7"/>
    <w:basedOn w:val="Normal"/>
    <w:next w:val="Normal"/>
    <w:autoRedefine w:val="1"/>
    <w:uiPriority w:val="39"/>
    <w:semiHidden w:val="1"/>
    <w:rsid w:val="00E64E5B"/>
    <w:pPr>
      <w:tabs>
        <w:tab w:val="right" w:leader="dot" w:pos="9360"/>
      </w:tabs>
      <w:spacing w:after="240"/>
      <w:ind w:left="5040" w:right="432" w:hanging="720"/>
    </w:pPr>
  </w:style>
  <w:style w:type="paragraph" w:styleId="TOC8">
    <w:name w:val="toc 8"/>
    <w:basedOn w:val="Normal"/>
    <w:next w:val="Normal"/>
    <w:autoRedefine w:val="1"/>
    <w:uiPriority w:val="39"/>
    <w:semiHidden w:val="1"/>
    <w:rsid w:val="00E64E5B"/>
    <w:pPr>
      <w:tabs>
        <w:tab w:val="right" w:leader="dot" w:pos="9360"/>
      </w:tabs>
      <w:spacing w:after="240"/>
      <w:ind w:left="5760" w:right="432" w:hanging="720"/>
    </w:pPr>
  </w:style>
  <w:style w:type="paragraph" w:styleId="TOC9">
    <w:name w:val="toc 9"/>
    <w:basedOn w:val="Normal"/>
    <w:next w:val="Normal"/>
    <w:autoRedefine w:val="1"/>
    <w:uiPriority w:val="39"/>
    <w:semiHidden w:val="1"/>
    <w:rsid w:val="00E64E5B"/>
    <w:pPr>
      <w:tabs>
        <w:tab w:val="right" w:leader="dot" w:pos="9360"/>
      </w:tabs>
      <w:spacing w:after="240"/>
      <w:ind w:left="6480" w:right="432" w:hanging="720"/>
    </w:pPr>
  </w:style>
  <w:style w:type="paragraph" w:styleId="Header">
    <w:name w:val="header"/>
    <w:basedOn w:val="Normal"/>
    <w:link w:val="HeaderChar"/>
    <w:uiPriority w:val="99"/>
    <w:semiHidden w:val="1"/>
    <w:rsid w:val="00CA4F26"/>
    <w:pPr>
      <w:tabs>
        <w:tab w:val="center" w:pos="4680"/>
        <w:tab w:val="right" w:pos="9360"/>
      </w:tabs>
    </w:pPr>
  </w:style>
  <w:style w:type="character" w:styleId="HeaderChar" w:customStyle="1">
    <w:name w:val="Header Char"/>
    <w:basedOn w:val="DefaultParagraphFont"/>
    <w:link w:val="Header"/>
    <w:uiPriority w:val="99"/>
    <w:semiHidden w:val="1"/>
    <w:rsid w:val="00CA4F26"/>
  </w:style>
  <w:style w:type="paragraph" w:styleId="Footer">
    <w:name w:val="footer"/>
    <w:basedOn w:val="Normal"/>
    <w:link w:val="FooterChar"/>
    <w:uiPriority w:val="99"/>
    <w:rsid w:val="00CA4F26"/>
    <w:pPr>
      <w:tabs>
        <w:tab w:val="center" w:pos="4680"/>
        <w:tab w:val="right" w:pos="9360"/>
      </w:tabs>
    </w:pPr>
  </w:style>
  <w:style w:type="character" w:styleId="FooterChar" w:customStyle="1">
    <w:name w:val="Footer Char"/>
    <w:basedOn w:val="DefaultParagraphFont"/>
    <w:link w:val="Footer"/>
    <w:uiPriority w:val="99"/>
    <w:rsid w:val="00CA4F26"/>
  </w:style>
  <w:style w:type="character" w:styleId="DocID" w:customStyle="1">
    <w:name w:val="DocID"/>
    <w:basedOn w:val="DefaultParagraphFont"/>
    <w:rsid w:val="00E74EC5"/>
    <w:rPr>
      <w:rFonts w:ascii="Times New Roman" w:cs="Arial" w:hAnsi="Times New Roman"/>
      <w:b w:val="0"/>
      <w:i w:val="0"/>
      <w:vanish w:val="0"/>
      <w:color w:val="000000"/>
      <w:sz w:val="16"/>
      <w:u w:val="none"/>
    </w:rPr>
  </w:style>
  <w:style w:type="paragraph" w:styleId="BodyText">
    <w:name w:val="Body Text"/>
    <w:basedOn w:val="Normal"/>
    <w:link w:val="BodyTextChar"/>
    <w:qFormat w:val="1"/>
    <w:rsid w:val="00CB26C6"/>
    <w:pPr>
      <w:spacing w:after="240"/>
    </w:pPr>
  </w:style>
  <w:style w:type="character" w:styleId="BodyTextChar" w:customStyle="1">
    <w:name w:val="Body Text Char"/>
    <w:basedOn w:val="DefaultParagraphFont"/>
    <w:link w:val="BodyText"/>
    <w:rsid w:val="00CB26C6"/>
  </w:style>
  <w:style w:type="paragraph" w:styleId="FootnoteText">
    <w:name w:val="footnote text"/>
    <w:basedOn w:val="Normal"/>
    <w:link w:val="FootnoteTextChar"/>
    <w:uiPriority w:val="99"/>
    <w:semiHidden w:val="1"/>
    <w:unhideWhenUsed w:val="1"/>
    <w:rsid w:val="00194EEA"/>
    <w:rPr>
      <w:sz w:val="20"/>
      <w:szCs w:val="20"/>
    </w:rPr>
  </w:style>
  <w:style w:type="character" w:styleId="FootnoteTextChar" w:customStyle="1">
    <w:name w:val="Footnote Text Char"/>
    <w:basedOn w:val="DefaultParagraphFont"/>
    <w:link w:val="FootnoteText"/>
    <w:uiPriority w:val="99"/>
    <w:semiHidden w:val="1"/>
    <w:rsid w:val="00194EEA"/>
    <w:rPr>
      <w:sz w:val="20"/>
      <w:szCs w:val="20"/>
    </w:rPr>
  </w:style>
  <w:style w:type="character" w:styleId="FootnoteReference">
    <w:name w:val="footnote reference"/>
    <w:basedOn w:val="DefaultParagraphFont"/>
    <w:uiPriority w:val="99"/>
    <w:semiHidden w:val="1"/>
    <w:unhideWhenUsed w:val="1"/>
    <w:rsid w:val="00194EEA"/>
    <w:rPr>
      <w:vertAlign w:val="superscript"/>
    </w:rPr>
  </w:style>
  <w:style w:type="table" w:styleId="TableGrid">
    <w:name w:val="Table Grid"/>
    <w:basedOn w:val="TableNormal"/>
    <w:uiPriority w:val="59"/>
    <w:rsid w:val="00C9756E"/>
    <w:rPr>
      <w:rFonts w:ascii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215BA0"/>
    <w:rPr>
      <w:sz w:val="16"/>
      <w:szCs w:val="16"/>
    </w:rPr>
  </w:style>
  <w:style w:type="paragraph" w:styleId="CommentText">
    <w:name w:val="annotation text"/>
    <w:basedOn w:val="Normal"/>
    <w:link w:val="CommentTextChar"/>
    <w:uiPriority w:val="99"/>
    <w:unhideWhenUsed w:val="1"/>
    <w:rsid w:val="00215BA0"/>
    <w:rPr>
      <w:sz w:val="20"/>
      <w:szCs w:val="20"/>
    </w:rPr>
  </w:style>
  <w:style w:type="character" w:styleId="CommentTextChar" w:customStyle="1">
    <w:name w:val="Comment Text Char"/>
    <w:basedOn w:val="DefaultParagraphFont"/>
    <w:link w:val="CommentText"/>
    <w:uiPriority w:val="99"/>
    <w:rsid w:val="00215BA0"/>
    <w:rPr>
      <w:sz w:val="20"/>
      <w:szCs w:val="20"/>
    </w:rPr>
  </w:style>
  <w:style w:type="paragraph" w:styleId="CommentSubject">
    <w:name w:val="annotation subject"/>
    <w:basedOn w:val="CommentText"/>
    <w:next w:val="CommentText"/>
    <w:link w:val="CommentSubjectChar"/>
    <w:uiPriority w:val="99"/>
    <w:semiHidden w:val="1"/>
    <w:unhideWhenUsed w:val="1"/>
    <w:rsid w:val="00215BA0"/>
    <w:rPr>
      <w:b w:val="1"/>
      <w:bCs w:val="1"/>
    </w:rPr>
  </w:style>
  <w:style w:type="character" w:styleId="CommentSubjectChar" w:customStyle="1">
    <w:name w:val="Comment Subject Char"/>
    <w:basedOn w:val="CommentTextChar"/>
    <w:link w:val="CommentSubject"/>
    <w:uiPriority w:val="99"/>
    <w:semiHidden w:val="1"/>
    <w:rsid w:val="00215BA0"/>
    <w:rPr>
      <w:b w:val="1"/>
      <w:bCs w:val="1"/>
      <w:sz w:val="20"/>
      <w:szCs w:val="20"/>
    </w:rPr>
  </w:style>
  <w:style w:type="paragraph" w:styleId="Revision">
    <w:name w:val="Revision"/>
    <w:hidden w:val="1"/>
    <w:uiPriority w:val="99"/>
    <w:semiHidden w:val="1"/>
    <w:rsid w:val="000F6BFA"/>
  </w:style>
  <w:style w:type="paragraph" w:styleId="Subtitle">
    <w:name w:val="Subtitle"/>
    <w:basedOn w:val="Normal"/>
    <w:next w:val="Normal"/>
    <w:pPr>
      <w:spacing w:after="240" w:lineRule="auto"/>
    </w:pPr>
    <w:rPr>
      <w:i w:val="1"/>
    </w:rPr>
  </w:style>
  <w:style w:type="table" w:styleId="Table1">
    <w:basedOn w:val="TableNormal"/>
    <w:rPr>
      <w:rFonts w:ascii="Times New Roman" w:cs="Times New Roman" w:eastAsia="Times New Roman" w:hAnsi="Times New Roman"/>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BbvgatXcjNI0qYOCh4p6qvrkuQ==">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2025-09-24T12:34:00Z</dcterms:created>
  <dc:creator>McAllister, Christopher</dc:creator>
</cp:coreProperties>
</file>