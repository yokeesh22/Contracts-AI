
<file path=[Content_Types].xml><?xml version="1.0" encoding="utf-8"?>
<ns0:Types xmlns:ns0="http://schemas.openxmlformats.org/package/2006/content-types">
  <ns0:Default Extension="png" ContentType="image/png"/>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footnotes.xml" ContentType="application/vnd.openxmlformats-officedocument.wordprocessingml.footnotes+xml"/>
  <ns0:Override PartName="/word/endnotes.xml" ContentType="application/vnd.openxmlformats-officedocument.wordprocessingml.endnotes+xml"/>
  <ns0:Override PartName="/word/header1.xml" ContentType="application/vnd.openxmlformats-officedocument.wordprocessingml.header+xml"/>
  <ns0:Override PartName="/word/header2.xml" ContentType="application/vnd.openxmlformats-officedocument.wordprocessingml.header+xml"/>
  <ns0:Override PartName="/word/footer1.xml" ContentType="application/vnd.openxmlformats-officedocument.wordprocessingml.footer+xml"/>
  <ns0:Override PartName="/word/footer2.xml" ContentType="application/vnd.openxmlformats-officedocument.wordprocessingml.footer+xml"/>
  <ns0:Override PartName="/word/header3.xml" ContentType="application/vnd.openxmlformats-officedocument.wordprocessingml.header+xml"/>
  <ns0:Override PartName="/word/footer3.xml" ContentType="application/vnd.openxmlformats-officedocument.wordprocessingml.footer+xml"/>
  <ns0:Override PartName="/word/theme/theme1.xml" ContentType="application/vnd.openxmlformats-officedocument.theme+xml"/>
  <ns0:Override PartName="/word/glossary/document.xml" ContentType="application/vnd.openxmlformats-officedocument.wordprocessingml.document.glossary+xml"/>
  <ns0:Override PartName="/word/settings.xml" ContentType="application/vnd.openxmlformats-officedocument.wordprocessingml.settings+xml"/>
  <ns0:Override PartName="/word/glossary/settings.xml" ContentType="application/vnd.openxmlformats-officedocument.wordprocessingml.settings+xml"/>
  <ns0:Override PartName="/word/webSettings.xml" ContentType="application/vnd.openxmlformats-officedocument.wordprocessingml.webSettings+xml"/>
  <ns0:Override PartName="/word/fontTable.xml" ContentType="application/vnd.openxmlformats-officedocument.wordprocessingml.fontTable+xml"/>
  <ns0:Override PartName="/word/glossary/styles.xml" ContentType="application/vnd.openxmlformats-officedocument.wordprocessingml.styles+xml"/>
  <ns0:Override PartName="/word/glossary/webSettings.xml" ContentType="application/vnd.openxmlformats-officedocument.wordprocessingml.webSettings+xml"/>
  <ns0:Override PartName="/word/glossary/fontTable.xml" ContentType="application/vnd.openxmlformats-officedocument.wordprocessingml.fontTable+xml"/>
  <ns0:Override PartName="/word/people.xml" ContentType="application/vnd.openxmlformats-officedocument.wordprocessingml.people+xml"/>
  <ns0:Override PartName="/docProps/core.xml" ContentType="application/vnd.openxmlformats-package.core-properties+xml"/>
  <ns0:Override PartName="/docProps/app.xml" ContentType="application/vnd.openxmlformats-officedocument.extended-properties+xml"/>
  <ns0:Override PartName="/docProps/custom.xml" ContentType="application/vnd.openxmlformats-officedocument.custom-properties+xml"/>
  <ns0:Override PartName="/customXml/itemProps1.xml" ContentType="application/vnd.openxmlformats-officedocument.customXmlProperties+xml"/>
  <ns0:Override PartName="/word/styles.xml" ContentType="application/vnd.openxmlformats-officedocument.wordprocessingml.styles+xml"/>
  <ns0:Override PartName="/word/numbering.xml" ContentType="application/vnd.openxmlformats-officedocument.wordprocessingml.numbering+xml"/>
  <ns0:Override PartName="/customXml/itemProps2.xml" ContentType="application/vnd.openxmlformats-officedocument.customXmlProperties+xml"/>
  <ns0:Override PartName="/customXml/itemProps3.xml" ContentType="application/vnd.openxmlformats-officedocument.customXmlProperties+xml"/>
  <ns0:Override PartName="/customXml/itemProps4.xml" ContentType="application/vnd.openxmlformats-officedocument.customXmlProperties+xml"/>
  <ns0:Override PartName="/word/comments.xml" ContentType="application/vnd.openxmlformats-officedocument.wordprocessingml.comments+xml"/>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r="http://schemas.openxmlformats.org/officeDocument/2006/relationships" xmlns:w="http://schemas.openxmlformats.org/wordprocessingml/2006/main" ns1:Ignorable="w14 w15 w16se w16cid w16 w16cex w16sdtdh w16sdtfl w16du wp14">
  <w:body>
    <w:p ns2:paraId="05F437F6" ns2:textId="77777777" w:rsidR="00225055" w:rsidRDefault="00225055" w:rsidP="00AA6334">
      <w:pPr>
        <w:tabs>
          <w:tab w:val="left" w:pos="180"/>
          <w:tab w:val="left" w:pos="630"/>
        </w:tabs>
        <w:spacing w:after="120" w:line="240" w:lineRule="auto"/>
        <w:ind w:right="-90"/>
        <w:rPr>
          <w:b/>
          <w:sz w:val="20"/>
          <w:szCs w:val="20"/>
        </w:rPr>
      </w:pPr>
    </w:p>
    <w:p ns2:paraId="27D7A77F" ns2:textId="77777777" w:rsidR="00A779FA" w:rsidRDefault="00A779FA" w:rsidP="00A779FA">
      <w:pPr>
        <w:tabs>
          <w:tab w:val="left" w:pos="180"/>
          <w:tab w:val="left" w:pos="630"/>
        </w:tabs>
        <w:spacing w:after="120" w:line="240" w:lineRule="auto"/>
        <w:ind w:right="-90"/>
        <w:jc w:val="center"/>
        <w:rPr>
          <w:b/>
          <w:sz w:val="20"/>
          <w:szCs w:val="20"/>
        </w:rPr>
      </w:pPr>
      <w:r>
        <w:rPr>
          <w:b/>
          <w:sz w:val="20"/>
          <w:szCs w:val="20"/>
        </w:rPr>
        <w:t>BOX SERVICE AGREEMENT</w:t>
      </w:r>
    </w:p>
    <w:p ns2:paraId="17418B1B" ns2:textId="343E604C" w:rsidR="00A779FA" w:rsidRDefault="00A779FA" w:rsidP="00A779FA">
      <w:pPr>
        <w:tabs>
          <w:tab w:val="left" w:pos="180"/>
          <w:tab w:val="left" w:pos="630"/>
        </w:tabs>
        <w:spacing w:after="120" w:line="240" w:lineRule="auto"/>
        <w:ind w:right="-90"/>
        <w:jc w:val="center"/>
        <w:rPr>
          <w:b/>
          <w:sz w:val="20"/>
          <w:szCs w:val="20"/>
        </w:rPr>
      </w:pPr>
      <w:r>
        <w:rPr>
          <w:b/>
          <w:sz w:val="20"/>
          <w:szCs w:val="20"/>
        </w:rPr>
        <w:t>(</w:t>
      </w:r>
      <w:r w:rsidRPr="00262205">
        <w:rPr>
          <w:b/>
          <w:sz w:val="20"/>
          <w:szCs w:val="20"/>
        </w:rPr>
        <w:t>v</w:t>
      </w:r>
      <w:r>
        <w:rPr>
          <w:b/>
          <w:sz w:val="20"/>
          <w:szCs w:val="20"/>
        </w:rPr>
        <w:t>02092026</w:t>
      </w:r>
      <w:r w:rsidRPr="00262205">
        <w:rPr>
          <w:b/>
          <w:sz w:val="20"/>
          <w:szCs w:val="20"/>
        </w:rPr>
        <w:t>US</w:t>
      </w:r>
      <w:r>
        <w:rPr>
          <w:b/>
          <w:sz w:val="20"/>
          <w:szCs w:val="20"/>
        </w:rPr>
        <w:t>)</w:t>
      </w:r>
    </w:p>
    <w:p ns2:paraId="488247BA" ns2:textId="77777777" w:rsidR="00A779FA" w:rsidRDefault="00A779FA" w:rsidP="00A779FA">
      <w:pPr>
        <w:tabs>
          <w:tab w:val="left" w:pos="180"/>
          <w:tab w:val="left" w:pos="630"/>
        </w:tabs>
        <w:spacing w:after="120" w:line="240" w:lineRule="auto"/>
        <w:ind w:right="-90"/>
        <w:jc w:val="center"/>
        <w:rPr>
          <w:b/>
          <w:sz w:val="20"/>
          <w:szCs w:val="20"/>
        </w:rPr>
      </w:pPr>
    </w:p>
    <w:p ns2:paraId="490677E5" ns2:textId="77777777" w:rsidR="00A779FA" w:rsidRDefault="00A779FA" w:rsidP="00A779FA">
      <w:pPr>
        <w:tabs>
          <w:tab w:val="left" w:pos="180"/>
          <w:tab w:val="left" w:pos="630"/>
        </w:tabs>
        <w:spacing w:after="120" w:line="240" w:lineRule="auto"/>
        <w:ind w:right="-90"/>
        <w:jc w:val="both"/>
        <w:rPr>
          <w:sz w:val="20"/>
          <w:szCs w:val="20"/>
        </w:rPr>
      </w:pPr>
      <w:r>
        <w:rPr>
          <w:sz w:val="20"/>
          <w:szCs w:val="20"/>
        </w:rPr>
        <w:tab/>
      </w:r>
      <w:r>
        <w:rPr>
          <w:sz w:val="20"/>
          <w:szCs w:val="20"/>
        </w:rPr>
        <w:tab/>
        <w:t>IN WITNESS WHEREOF, the Parties have caused this Box Service Agreement to be executed by their duly authorized representatives as of the dates set forth below.</w:t>
      </w:r>
    </w:p>
    <w:p ns2:paraId="1832776B" ns2:textId="77777777" w:rsidR="00A779FA" w:rsidRDefault="00A779FA" w:rsidP="00A779FA">
      <w:pPr>
        <w:tabs>
          <w:tab w:val="left" w:pos="180"/>
          <w:tab w:val="left" w:pos="630"/>
        </w:tabs>
        <w:spacing w:after="120" w:line="240" w:lineRule="auto"/>
        <w:ind w:right="-90"/>
        <w:jc w:val="both"/>
        <w:rPr>
          <w:b/>
          <w:sz w:val="20"/>
          <w:szCs w:val="20"/>
        </w:rPr>
      </w:pPr>
    </w:p>
    <w:tbl>
      <w:tblPr>
        <w:tblW w:w="10790" w:type="dxa"/>
        <w:tblBorders>
          <w:top w:val="nil"/>
          <w:left w:val="nil"/>
          <w:bottom w:val="nil"/>
          <w:right w:val="nil"/>
          <w:insideH w:val="nil"/>
          <w:insideV w:val="nil"/>
        </w:tblBorders>
        <w:tblLayout w:type="fixed"/>
        <w:tblLook w:val="0400" w:firstRow="0" w:lastRow="0" w:firstColumn="0" w:lastColumn="0" w:noHBand="0" w:noVBand="1"/>
      </w:tblPr>
      <w:tblGrid>
        <w:gridCol w:w="5395"/>
        <w:gridCol w:w="5395"/>
      </w:tblGrid>
      <w:tr w:rsidR="00A779FA" ns2:paraId="24A028CD" ns2:textId="77777777" w:rsidTr="00B40CD6">
        <w:sdt>
          <w:sdtPr>
            <w:rPr>
              <w:bCs/>
              <w:color w:val="808080"/>
              <w:sz w:val="20"/>
              <w:szCs w:val="20"/>
            </w:rPr>
            <w:alias w:val="Box Entity"/>
            <w:tag w:val="Box Entity"/>
            <w:id w:val="820933531"/>
            <w:placeholder>
              <w:docPart w:val="EA30E580958FEC488440F5FE5032C9E4"/>
            </w:placeholder>
            <w:showingPlcHdr/>
            <w:dropDownList>
              <w:listItem w:value="Choose an item."/>
              <w:listItem w:displayText="Box, Inc." w:value="Box, Inc."/>
              <w:listItem w:displayText="Box.com (UK) Ltd." w:value="Box.com (UK) Ltd."/>
              <w:listItem w:displayText="K.K. Box Japan" w:value="K.K. Box Japan"/>
            </w:dropDownList>
          </w:sdtPr>
          <w:sdtContent>
            <w:tc>
              <w:tcPr>
                <w:tcW w:w="5395" w:type="dxa"/>
              </w:tcPr>
              <w:p ns2:paraId="631BF493" ns2:textId="77777777" w:rsidR="00A779FA" w:rsidRDefault="00A779FA" w:rsidP="00B40CD6">
                <w:pPr>
                  <w:pStyle w:val="Title"/>
                  <w:spacing w:before="0" w:after="0"/>
                  <w:jc w:val="both"/>
                  <w:rPr>
                    <w:sz w:val="20"/>
                    <w:szCs w:val="20"/>
                  </w:rPr>
                </w:pPr>
                <w:r w:rsidRPr="005A125E">
                  <w:rPr>
                    <w:color w:val="808080"/>
                    <w:sz w:val="20"/>
                    <w:szCs w:val="20"/>
                  </w:rPr>
                  <w:t>Choose an item.</w:t>
                </w:r>
              </w:p>
            </w:tc>
          </w:sdtContent>
        </w:sdt>
        <w:tc>
          <w:tcPr>
            <w:tcW w:w="5395" w:type="dxa"/>
          </w:tcPr>
          <w:p ns2:paraId="428287CA" ns2:textId="77777777" w:rsidR="00A779FA" w:rsidRDefault="00A779FA" w:rsidP="00B40CD6">
            <w:pPr>
              <w:pStyle w:val="Title"/>
              <w:spacing w:before="0" w:after="0"/>
              <w:jc w:val="both"/>
              <w:rPr>
                <w:sz w:val="20"/>
                <w:szCs w:val="20"/>
              </w:rPr>
            </w:pPr>
            <w:r>
              <w:rPr>
                <w:sz w:val="20"/>
                <w:szCs w:val="20"/>
              </w:rPr>
              <w:t>[</w:t>
            </w:r>
            <w:r>
              <w:rPr>
                <w:i/>
                <w:sz w:val="20"/>
                <w:szCs w:val="20"/>
                <w:highlight w:val="yellow"/>
              </w:rPr>
              <w:t>Customer Name</w:t>
            </w:r>
            <w:r>
              <w:rPr>
                <w:sz w:val="20"/>
                <w:szCs w:val="20"/>
              </w:rPr>
              <w:t>]</w:t>
            </w:r>
          </w:p>
        </w:tc>
      </w:tr>
      <w:tr w:rsidR="00A779FA" ns2:paraId="30CBF08E" ns2:textId="77777777" w:rsidTr="00B40CD6">
        <w:tc>
          <w:tcPr>
            <w:tcW w:w="5395" w:type="dxa"/>
          </w:tcPr>
          <w:p ns2:paraId="2F4A00D6" ns2:textId="77777777" w:rsidR="00A779FA" w:rsidRDefault="00A779FA" w:rsidP="00B40CD6">
            <w:pPr>
              <w:pStyle w:val="Title"/>
              <w:spacing w:before="0" w:after="0"/>
              <w:jc w:val="both"/>
              <w:rPr>
                <w:sz w:val="20"/>
                <w:szCs w:val="20"/>
              </w:rPr>
            </w:pPr>
          </w:p>
          <w:p ns2:paraId="450EECB5" ns2:textId="77777777" w:rsidR="00A779FA" w:rsidRDefault="00A779FA" w:rsidP="00B40CD6">
            <w:pPr>
              <w:pStyle w:val="Title"/>
              <w:spacing w:before="0" w:after="0"/>
              <w:jc w:val="both"/>
              <w:rPr>
                <w:b w:val="0"/>
                <w:sz w:val="20"/>
                <w:szCs w:val="20"/>
              </w:rPr>
            </w:pPr>
            <w:proofErr w:type="gramStart"/>
            <w:r>
              <w:rPr>
                <w:sz w:val="20"/>
                <w:szCs w:val="20"/>
              </w:rPr>
              <w:t>Signature</w:t>
            </w:r>
            <w:r>
              <w:rPr>
                <w:b w:val="0"/>
                <w:sz w:val="20"/>
                <w:szCs w:val="20"/>
              </w:rPr>
              <w:t>:_</w:t>
            </w:r>
            <w:proofErr w:type="gramEnd"/>
            <w:r>
              <w:rPr>
                <w:b w:val="0"/>
                <w:sz w:val="20"/>
                <w:szCs w:val="20"/>
              </w:rPr>
              <w:t>_______________________________________</w:t>
            </w:r>
          </w:p>
        </w:tc>
        <w:tc>
          <w:tcPr>
            <w:tcW w:w="5395" w:type="dxa"/>
          </w:tcPr>
          <w:p ns2:paraId="689BA2DC" ns2:textId="77777777" w:rsidR="00A779FA" w:rsidRDefault="00A779FA" w:rsidP="00B40CD6">
            <w:pPr>
              <w:pStyle w:val="Title"/>
              <w:spacing w:before="0" w:after="0"/>
              <w:jc w:val="both"/>
              <w:rPr>
                <w:sz w:val="20"/>
                <w:szCs w:val="20"/>
              </w:rPr>
            </w:pPr>
          </w:p>
          <w:p ns2:paraId="35C3BA39" ns2:textId="77777777" w:rsidR="00A779FA" w:rsidRDefault="00A779FA" w:rsidP="00B40CD6">
            <w:pPr>
              <w:pStyle w:val="Title"/>
              <w:spacing w:before="0" w:after="0"/>
              <w:jc w:val="both"/>
              <w:rPr>
                <w:b w:val="0"/>
                <w:sz w:val="20"/>
                <w:szCs w:val="20"/>
              </w:rPr>
            </w:pPr>
            <w:proofErr w:type="gramStart"/>
            <w:r>
              <w:rPr>
                <w:sz w:val="20"/>
                <w:szCs w:val="20"/>
              </w:rPr>
              <w:t>Signature</w:t>
            </w:r>
            <w:r>
              <w:rPr>
                <w:b w:val="0"/>
                <w:sz w:val="20"/>
                <w:szCs w:val="20"/>
              </w:rPr>
              <w:t>:_</w:t>
            </w:r>
            <w:proofErr w:type="gramEnd"/>
            <w:r>
              <w:rPr>
                <w:b w:val="0"/>
                <w:sz w:val="20"/>
                <w:szCs w:val="20"/>
              </w:rPr>
              <w:t>_______________________________________</w:t>
            </w:r>
          </w:p>
        </w:tc>
      </w:tr>
      <w:tr w:rsidR="00A779FA" ns2:paraId="52711C19" ns2:textId="77777777" w:rsidTr="00B40CD6">
        <w:tc>
          <w:tcPr>
            <w:tcW w:w="5395" w:type="dxa"/>
          </w:tcPr>
          <w:p ns2:paraId="1AD834E1" ns2:textId="77777777" w:rsidR="00A779FA" w:rsidRDefault="00A779FA" w:rsidP="00B40CD6">
            <w:pPr>
              <w:pStyle w:val="Title"/>
              <w:spacing w:before="0" w:after="0"/>
              <w:jc w:val="both"/>
              <w:rPr>
                <w:sz w:val="20"/>
                <w:szCs w:val="20"/>
              </w:rPr>
            </w:pPr>
          </w:p>
          <w:p ns2:paraId="7371658A" ns2:textId="77777777" w:rsidR="00A779FA" w:rsidRDefault="00A779FA" w:rsidP="00B40CD6">
            <w:pPr>
              <w:pStyle w:val="Title"/>
              <w:spacing w:before="0" w:after="0"/>
              <w:jc w:val="both"/>
              <w:rPr>
                <w:b w:val="0"/>
                <w:sz w:val="20"/>
                <w:szCs w:val="20"/>
              </w:rPr>
            </w:pPr>
            <w:r>
              <w:rPr>
                <w:sz w:val="20"/>
                <w:szCs w:val="20"/>
              </w:rPr>
              <w:t>Name</w:t>
            </w:r>
            <w:r>
              <w:rPr>
                <w:b w:val="0"/>
                <w:sz w:val="20"/>
                <w:szCs w:val="20"/>
              </w:rPr>
              <w:t>:      ________________________________________</w:t>
            </w:r>
          </w:p>
        </w:tc>
        <w:tc>
          <w:tcPr>
            <w:tcW w:w="5395" w:type="dxa"/>
          </w:tcPr>
          <w:p ns2:paraId="60515C1D" ns2:textId="77777777" w:rsidR="00A779FA" w:rsidRDefault="00A779FA" w:rsidP="00B40CD6">
            <w:pPr>
              <w:pStyle w:val="Title"/>
              <w:spacing w:before="0" w:after="0"/>
              <w:jc w:val="both"/>
              <w:rPr>
                <w:sz w:val="20"/>
                <w:szCs w:val="20"/>
              </w:rPr>
            </w:pPr>
          </w:p>
          <w:p ns2:paraId="2C479D7A" ns2:textId="77777777" w:rsidR="00A779FA" w:rsidRDefault="00A779FA" w:rsidP="00B40CD6">
            <w:pPr>
              <w:pStyle w:val="Title"/>
              <w:spacing w:before="0" w:after="0"/>
              <w:jc w:val="both"/>
              <w:rPr>
                <w:b w:val="0"/>
                <w:sz w:val="20"/>
                <w:szCs w:val="20"/>
              </w:rPr>
            </w:pPr>
            <w:r>
              <w:rPr>
                <w:sz w:val="20"/>
                <w:szCs w:val="20"/>
              </w:rPr>
              <w:t>Name</w:t>
            </w:r>
            <w:r>
              <w:rPr>
                <w:b w:val="0"/>
                <w:sz w:val="20"/>
                <w:szCs w:val="20"/>
              </w:rPr>
              <w:t>:      ________________________________________</w:t>
            </w:r>
          </w:p>
        </w:tc>
      </w:tr>
      <w:tr w:rsidR="00A779FA" ns2:paraId="32667DC5" ns2:textId="77777777" w:rsidTr="00B40CD6">
        <w:tc>
          <w:tcPr>
            <w:tcW w:w="5395" w:type="dxa"/>
          </w:tcPr>
          <w:p ns2:paraId="584FCF8F" ns2:textId="77777777" w:rsidR="00A779FA" w:rsidRDefault="00A779FA" w:rsidP="00B40CD6">
            <w:pPr>
              <w:pStyle w:val="Title"/>
              <w:spacing w:before="0" w:after="0"/>
              <w:jc w:val="both"/>
              <w:rPr>
                <w:sz w:val="20"/>
                <w:szCs w:val="20"/>
              </w:rPr>
            </w:pPr>
          </w:p>
          <w:p ns2:paraId="08DA910C" ns2:textId="77777777" w:rsidR="00A779FA" w:rsidRDefault="00A779FA" w:rsidP="00B40CD6">
            <w:pPr>
              <w:pStyle w:val="Title"/>
              <w:spacing w:before="0" w:after="0"/>
              <w:jc w:val="both"/>
              <w:rPr>
                <w:b w:val="0"/>
                <w:sz w:val="20"/>
                <w:szCs w:val="20"/>
              </w:rPr>
            </w:pPr>
            <w:r>
              <w:rPr>
                <w:sz w:val="20"/>
                <w:szCs w:val="20"/>
              </w:rPr>
              <w:t>Title</w:t>
            </w:r>
            <w:r>
              <w:rPr>
                <w:b w:val="0"/>
                <w:sz w:val="20"/>
                <w:szCs w:val="20"/>
              </w:rPr>
              <w:t>:        ________________________________________</w:t>
            </w:r>
          </w:p>
        </w:tc>
        <w:tc>
          <w:tcPr>
            <w:tcW w:w="5395" w:type="dxa"/>
          </w:tcPr>
          <w:p ns2:paraId="43FB22A5" ns2:textId="77777777" w:rsidR="00A779FA" w:rsidRDefault="00A779FA" w:rsidP="00B40CD6">
            <w:pPr>
              <w:pStyle w:val="Title"/>
              <w:spacing w:before="0" w:after="0"/>
              <w:jc w:val="both"/>
              <w:rPr>
                <w:sz w:val="20"/>
                <w:szCs w:val="20"/>
              </w:rPr>
            </w:pPr>
          </w:p>
          <w:p ns2:paraId="146CF101" ns2:textId="77777777" w:rsidR="00A779FA" w:rsidRDefault="00A779FA" w:rsidP="00B40CD6">
            <w:pPr>
              <w:pStyle w:val="Title"/>
              <w:spacing w:before="0" w:after="0"/>
              <w:jc w:val="both"/>
              <w:rPr>
                <w:b w:val="0"/>
                <w:sz w:val="20"/>
                <w:szCs w:val="20"/>
              </w:rPr>
            </w:pPr>
            <w:r>
              <w:rPr>
                <w:sz w:val="20"/>
                <w:szCs w:val="20"/>
              </w:rPr>
              <w:t>Title</w:t>
            </w:r>
            <w:r>
              <w:rPr>
                <w:b w:val="0"/>
                <w:sz w:val="20"/>
                <w:szCs w:val="20"/>
              </w:rPr>
              <w:t>:        ________________________________________</w:t>
            </w:r>
          </w:p>
        </w:tc>
      </w:tr>
      <w:tr w:rsidR="00A779FA" ns2:paraId="410D076B" ns2:textId="77777777" w:rsidTr="00B40CD6">
        <w:tc>
          <w:tcPr>
            <w:tcW w:w="5395" w:type="dxa"/>
          </w:tcPr>
          <w:p ns2:paraId="20F3B035" ns2:textId="77777777" w:rsidR="00A779FA" w:rsidRDefault="00A779FA" w:rsidP="00B40CD6">
            <w:pPr>
              <w:pStyle w:val="Title"/>
              <w:spacing w:before="0" w:after="0"/>
              <w:jc w:val="both"/>
              <w:rPr>
                <w:sz w:val="20"/>
                <w:szCs w:val="20"/>
              </w:rPr>
            </w:pPr>
          </w:p>
          <w:p ns2:paraId="3FBB993A" ns2:textId="77777777" w:rsidR="00A779FA" w:rsidRDefault="00A779FA" w:rsidP="00B40CD6">
            <w:pPr>
              <w:pStyle w:val="Title"/>
              <w:spacing w:before="0" w:after="0"/>
              <w:jc w:val="both"/>
              <w:rPr>
                <w:b w:val="0"/>
                <w:sz w:val="20"/>
                <w:szCs w:val="20"/>
              </w:rPr>
            </w:pPr>
            <w:r>
              <w:rPr>
                <w:sz w:val="20"/>
                <w:szCs w:val="20"/>
              </w:rPr>
              <w:t>Date</w:t>
            </w:r>
            <w:r>
              <w:rPr>
                <w:b w:val="0"/>
                <w:sz w:val="20"/>
                <w:szCs w:val="20"/>
              </w:rPr>
              <w:t>:       ________________________________________</w:t>
            </w:r>
          </w:p>
        </w:tc>
        <w:tc>
          <w:tcPr>
            <w:tcW w:w="5395" w:type="dxa"/>
          </w:tcPr>
          <w:p ns2:paraId="1AF213D9" ns2:textId="77777777" w:rsidR="00A779FA" w:rsidRDefault="00A779FA" w:rsidP="00B40CD6">
            <w:pPr>
              <w:pStyle w:val="Title"/>
              <w:spacing w:before="0" w:after="0"/>
              <w:jc w:val="both"/>
              <w:rPr>
                <w:sz w:val="20"/>
                <w:szCs w:val="20"/>
              </w:rPr>
            </w:pPr>
          </w:p>
          <w:p ns2:paraId="53F03423" ns2:textId="77777777" w:rsidR="00A779FA" w:rsidRDefault="00A779FA" w:rsidP="00B40CD6">
            <w:pPr>
              <w:pStyle w:val="Title"/>
              <w:spacing w:before="0" w:after="0"/>
              <w:jc w:val="both"/>
              <w:rPr>
                <w:b w:val="0"/>
                <w:sz w:val="20"/>
                <w:szCs w:val="20"/>
              </w:rPr>
            </w:pPr>
            <w:r>
              <w:rPr>
                <w:sz w:val="20"/>
                <w:szCs w:val="20"/>
              </w:rPr>
              <w:t>Date</w:t>
            </w:r>
            <w:r>
              <w:rPr>
                <w:b w:val="0"/>
                <w:sz w:val="20"/>
                <w:szCs w:val="20"/>
              </w:rPr>
              <w:t>:       ________________________________________</w:t>
            </w:r>
          </w:p>
        </w:tc>
      </w:tr>
    </w:tbl>
    <w:p ns2:paraId="2BE27282" ns2:textId="77777777" w:rsidR="00A779FA" w:rsidRDefault="00A779FA" w:rsidP="00A779FA">
      <w:pPr>
        <w:rPr>
          <w:b/>
          <w:sz w:val="20"/>
          <w:szCs w:val="20"/>
        </w:rPr>
      </w:pPr>
    </w:p>
    <w:p ns2:paraId="294FA884" ns2:textId="77777777" w:rsidR="00A779FA" w:rsidRDefault="00A779FA" w:rsidP="00A779FA">
      <w:pPr>
        <w:pStyle w:val="Title"/>
        <w:spacing w:before="0" w:after="0"/>
        <w:jc w:val="both"/>
        <w:rPr>
          <w:b w:val="0"/>
          <w:i/>
          <w:sz w:val="20"/>
          <w:szCs w:val="20"/>
        </w:rPr>
      </w:pPr>
      <w:r>
        <w:rPr>
          <w:b w:val="0"/>
          <w:i/>
          <w:sz w:val="20"/>
          <w:szCs w:val="20"/>
          <w:highlight w:val="yellow"/>
        </w:rPr>
        <w:t>insert legal stamp here</w:t>
      </w:r>
    </w:p>
    <w:p ns2:paraId="700087C6" ns2:textId="77777777" w:rsidR="00A779FA" w:rsidRDefault="00A779FA" w:rsidP="00A779FA">
      <w:pPr>
        <w:spacing w:after="0"/>
        <w:rPr>
          <w:b/>
        </w:rPr>
      </w:pPr>
    </w:p>
    <w:p ns2:paraId="5F659D21" ns2:textId="77777777" w:rsidR="00A779FA" w:rsidRDefault="00A779FA" w:rsidP="00A779FA">
      <w:pPr>
        <w:pStyle w:val="Title"/>
        <w:spacing w:before="0" w:after="0"/>
        <w:jc w:val="both"/>
        <w:rPr>
          <w:b w:val="0"/>
          <w:sz w:val="20"/>
          <w:szCs w:val="20"/>
        </w:rPr>
      </w:pPr>
      <w:r>
        <w:rPr>
          <w:b w:val="0"/>
          <w:sz w:val="20"/>
          <w:szCs w:val="20"/>
        </w:rPr>
        <w:t>AGREEMENT BEGINS ON FOLLOWING PAGE</w:t>
      </w:r>
    </w:p>
    <w:p ns2:paraId="6EBC98E8" ns2:textId="77777777" w:rsidR="00A779FA" w:rsidRDefault="00A779FA">
      <w:pPr>
        <w:tabs>
          <w:tab w:val="left" w:pos="180"/>
          <w:tab w:val="left" w:pos="630"/>
        </w:tabs>
        <w:spacing w:after="120" w:line="240" w:lineRule="auto"/>
        <w:ind w:right="-90"/>
        <w:jc w:val="center"/>
        <w:rPr>
          <w:b/>
          <w:sz w:val="20"/>
          <w:szCs w:val="20"/>
        </w:rPr>
      </w:pPr>
    </w:p>
    <w:p ns2:paraId="3ABF4A09" ns2:textId="77777777" w:rsidR="00A779FA" w:rsidRDefault="00A779FA">
      <w:pPr>
        <w:tabs>
          <w:tab w:val="left" w:pos="180"/>
          <w:tab w:val="left" w:pos="630"/>
        </w:tabs>
        <w:spacing w:after="120" w:line="240" w:lineRule="auto"/>
        <w:ind w:right="-90"/>
        <w:jc w:val="center"/>
        <w:rPr>
          <w:b/>
          <w:sz w:val="20"/>
          <w:szCs w:val="20"/>
        </w:rPr>
      </w:pPr>
    </w:p>
    <w:p ns2:paraId="16E72FA7" ns2:textId="77777777" w:rsidR="00A779FA" w:rsidRDefault="00A779FA">
      <w:pPr>
        <w:tabs>
          <w:tab w:val="left" w:pos="180"/>
          <w:tab w:val="left" w:pos="630"/>
        </w:tabs>
        <w:spacing w:after="120" w:line="240" w:lineRule="auto"/>
        <w:ind w:right="-90"/>
        <w:jc w:val="center"/>
        <w:rPr>
          <w:b/>
          <w:sz w:val="20"/>
          <w:szCs w:val="20"/>
        </w:rPr>
      </w:pPr>
    </w:p>
    <w:p ns2:paraId="4EBBD208" ns2:textId="77777777" w:rsidR="00A779FA" w:rsidRDefault="00A779FA">
      <w:pPr>
        <w:tabs>
          <w:tab w:val="left" w:pos="180"/>
          <w:tab w:val="left" w:pos="630"/>
        </w:tabs>
        <w:spacing w:after="120" w:line="240" w:lineRule="auto"/>
        <w:ind w:right="-90"/>
        <w:jc w:val="center"/>
        <w:rPr>
          <w:b/>
          <w:sz w:val="20"/>
          <w:szCs w:val="20"/>
        </w:rPr>
      </w:pPr>
    </w:p>
    <w:p ns2:paraId="2EA78DE5" ns2:textId="77777777" w:rsidR="00A779FA" w:rsidRDefault="00A779FA">
      <w:pPr>
        <w:tabs>
          <w:tab w:val="left" w:pos="180"/>
          <w:tab w:val="left" w:pos="630"/>
        </w:tabs>
        <w:spacing w:after="120" w:line="240" w:lineRule="auto"/>
        <w:ind w:right="-90"/>
        <w:jc w:val="center"/>
        <w:rPr>
          <w:b/>
          <w:sz w:val="20"/>
          <w:szCs w:val="20"/>
        </w:rPr>
      </w:pPr>
    </w:p>
    <w:p ns2:paraId="0358F729" ns2:textId="77777777" w:rsidR="00A779FA" w:rsidRDefault="00A779FA">
      <w:pPr>
        <w:tabs>
          <w:tab w:val="left" w:pos="180"/>
          <w:tab w:val="left" w:pos="630"/>
        </w:tabs>
        <w:spacing w:after="120" w:line="240" w:lineRule="auto"/>
        <w:ind w:right="-90"/>
        <w:jc w:val="center"/>
        <w:rPr>
          <w:b/>
          <w:sz w:val="20"/>
          <w:szCs w:val="20"/>
        </w:rPr>
      </w:pPr>
    </w:p>
    <w:p ns2:paraId="541EC1DB" ns2:textId="77777777" w:rsidR="00A779FA" w:rsidRDefault="00A779FA">
      <w:pPr>
        <w:tabs>
          <w:tab w:val="left" w:pos="180"/>
          <w:tab w:val="left" w:pos="630"/>
        </w:tabs>
        <w:spacing w:after="120" w:line="240" w:lineRule="auto"/>
        <w:ind w:right="-90"/>
        <w:jc w:val="center"/>
        <w:rPr>
          <w:b/>
          <w:sz w:val="20"/>
          <w:szCs w:val="20"/>
        </w:rPr>
      </w:pPr>
    </w:p>
    <w:p ns2:paraId="04AEA097" ns2:textId="77777777" w:rsidR="00A779FA" w:rsidRDefault="00A779FA">
      <w:pPr>
        <w:tabs>
          <w:tab w:val="left" w:pos="180"/>
          <w:tab w:val="left" w:pos="630"/>
        </w:tabs>
        <w:spacing w:after="120" w:line="240" w:lineRule="auto"/>
        <w:ind w:right="-90"/>
        <w:jc w:val="center"/>
        <w:rPr>
          <w:b/>
          <w:sz w:val="20"/>
          <w:szCs w:val="20"/>
        </w:rPr>
      </w:pPr>
    </w:p>
    <w:p ns2:paraId="2C808B20" ns2:textId="77777777" w:rsidR="00A779FA" w:rsidRDefault="00A779FA">
      <w:pPr>
        <w:tabs>
          <w:tab w:val="left" w:pos="180"/>
          <w:tab w:val="left" w:pos="630"/>
        </w:tabs>
        <w:spacing w:after="120" w:line="240" w:lineRule="auto"/>
        <w:ind w:right="-90"/>
        <w:jc w:val="center"/>
        <w:rPr>
          <w:b/>
          <w:sz w:val="20"/>
          <w:szCs w:val="20"/>
        </w:rPr>
      </w:pPr>
    </w:p>
    <w:p ns2:paraId="181C62BD" ns2:textId="77777777" w:rsidR="00A779FA" w:rsidRDefault="00A779FA">
      <w:pPr>
        <w:tabs>
          <w:tab w:val="left" w:pos="180"/>
          <w:tab w:val="left" w:pos="630"/>
        </w:tabs>
        <w:spacing w:after="120" w:line="240" w:lineRule="auto"/>
        <w:ind w:right="-90"/>
        <w:jc w:val="center"/>
        <w:rPr>
          <w:b/>
          <w:sz w:val="20"/>
          <w:szCs w:val="20"/>
        </w:rPr>
      </w:pPr>
    </w:p>
    <w:p ns2:paraId="10ED6B7A" ns2:textId="77777777" w:rsidR="00A779FA" w:rsidRDefault="00A779FA">
      <w:pPr>
        <w:tabs>
          <w:tab w:val="left" w:pos="180"/>
          <w:tab w:val="left" w:pos="630"/>
        </w:tabs>
        <w:spacing w:after="120" w:line="240" w:lineRule="auto"/>
        <w:ind w:right="-90"/>
        <w:jc w:val="center"/>
        <w:rPr>
          <w:b/>
          <w:sz w:val="20"/>
          <w:szCs w:val="20"/>
        </w:rPr>
      </w:pPr>
    </w:p>
    <w:p ns2:paraId="758C9BFC" ns2:textId="77777777" w:rsidR="00A779FA" w:rsidRDefault="00A779FA">
      <w:pPr>
        <w:tabs>
          <w:tab w:val="left" w:pos="180"/>
          <w:tab w:val="left" w:pos="630"/>
        </w:tabs>
        <w:spacing w:after="120" w:line="240" w:lineRule="auto"/>
        <w:ind w:right="-90"/>
        <w:jc w:val="center"/>
        <w:rPr>
          <w:b/>
          <w:sz w:val="20"/>
          <w:szCs w:val="20"/>
        </w:rPr>
      </w:pPr>
    </w:p>
    <w:p ns2:paraId="4535D7ED" ns2:textId="77777777" w:rsidR="00A779FA" w:rsidRDefault="00A779FA">
      <w:pPr>
        <w:tabs>
          <w:tab w:val="left" w:pos="180"/>
          <w:tab w:val="left" w:pos="630"/>
        </w:tabs>
        <w:spacing w:after="120" w:line="240" w:lineRule="auto"/>
        <w:ind w:right="-90"/>
        <w:jc w:val="center"/>
        <w:rPr>
          <w:b/>
          <w:sz w:val="20"/>
          <w:szCs w:val="20"/>
        </w:rPr>
      </w:pPr>
    </w:p>
    <w:p ns2:paraId="2AD6323F" ns2:textId="77777777" w:rsidR="00A779FA" w:rsidRDefault="00A779FA">
      <w:pPr>
        <w:tabs>
          <w:tab w:val="left" w:pos="180"/>
          <w:tab w:val="left" w:pos="630"/>
        </w:tabs>
        <w:spacing w:after="120" w:line="240" w:lineRule="auto"/>
        <w:ind w:right="-90"/>
        <w:jc w:val="center"/>
        <w:rPr>
          <w:b/>
          <w:sz w:val="20"/>
          <w:szCs w:val="20"/>
        </w:rPr>
      </w:pPr>
    </w:p>
    <w:p ns2:paraId="53777F33" ns2:textId="77777777" w:rsidR="00A779FA" w:rsidRDefault="00A779FA">
      <w:pPr>
        <w:tabs>
          <w:tab w:val="left" w:pos="180"/>
          <w:tab w:val="left" w:pos="630"/>
        </w:tabs>
        <w:spacing w:after="120" w:line="240" w:lineRule="auto"/>
        <w:ind w:right="-90"/>
        <w:jc w:val="center"/>
        <w:rPr>
          <w:b/>
          <w:sz w:val="20"/>
          <w:szCs w:val="20"/>
        </w:rPr>
      </w:pPr>
    </w:p>
    <w:p ns2:paraId="0057937F" ns2:textId="77777777" w:rsidR="00A779FA" w:rsidRDefault="00A779FA">
      <w:pPr>
        <w:tabs>
          <w:tab w:val="left" w:pos="180"/>
          <w:tab w:val="left" w:pos="630"/>
        </w:tabs>
        <w:spacing w:after="120" w:line="240" w:lineRule="auto"/>
        <w:ind w:right="-90"/>
        <w:jc w:val="center"/>
        <w:rPr>
          <w:b/>
          <w:sz w:val="20"/>
          <w:szCs w:val="20"/>
        </w:rPr>
      </w:pPr>
    </w:p>
    <w:p ns2:paraId="4260CD9C" ns2:textId="77777777" w:rsidR="00A779FA" w:rsidRDefault="00A779FA">
      <w:pPr>
        <w:tabs>
          <w:tab w:val="left" w:pos="180"/>
          <w:tab w:val="left" w:pos="630"/>
        </w:tabs>
        <w:spacing w:after="120" w:line="240" w:lineRule="auto"/>
        <w:ind w:right="-90"/>
        <w:jc w:val="center"/>
        <w:rPr>
          <w:b/>
          <w:sz w:val="20"/>
          <w:szCs w:val="20"/>
        </w:rPr>
      </w:pPr>
    </w:p>
    <w:p ns2:paraId="5E904DA9" ns2:textId="77777777" w:rsidR="00A779FA" w:rsidRDefault="00A779FA">
      <w:pPr>
        <w:tabs>
          <w:tab w:val="left" w:pos="180"/>
          <w:tab w:val="left" w:pos="630"/>
        </w:tabs>
        <w:spacing w:after="120" w:line="240" w:lineRule="auto"/>
        <w:ind w:right="-90"/>
        <w:jc w:val="center"/>
        <w:rPr>
          <w:b/>
          <w:sz w:val="20"/>
          <w:szCs w:val="20"/>
        </w:rPr>
      </w:pPr>
    </w:p>
    <w:p ns2:paraId="00000018" ns2:textId="56394944" w:rsidR="00CB146C" w:rsidRPr="00262205" w:rsidRDefault="000F268C">
      <w:pPr>
        <w:tabs>
          <w:tab w:val="left" w:pos="180"/>
          <w:tab w:val="left" w:pos="630"/>
        </w:tabs>
        <w:spacing w:after="120" w:line="240" w:lineRule="auto"/>
        <w:ind w:right="-90"/>
        <w:jc w:val="center"/>
        <w:rPr>
          <w:b/>
          <w:sz w:val="20"/>
          <w:szCs w:val="20"/>
        </w:rPr>
      </w:pPr>
      <w:r w:rsidRPr="00262205">
        <w:rPr>
          <w:b/>
          <w:sz w:val="20"/>
          <w:szCs w:val="20"/>
        </w:rPr>
        <w:lastRenderedPageBreak/>
        <w:t>BOX SERVICE AGREEMENT</w:t>
      </w:r>
    </w:p>
    <w:p ns2:paraId="7A686847" ns2:textId="74DB43D3" w:rsidR="004E2BD1" w:rsidRPr="00262205" w:rsidRDefault="004E2BD1" w:rsidP="004E2BD1">
      <w:pPr>
        <w:tabs>
          <w:tab w:val="left" w:pos="180"/>
          <w:tab w:val="left" w:pos="630"/>
        </w:tabs>
        <w:spacing w:after="120" w:line="240" w:lineRule="auto"/>
        <w:ind w:right="-90"/>
        <w:jc w:val="center"/>
        <w:rPr>
          <w:b/>
          <w:sz w:val="20"/>
          <w:szCs w:val="20"/>
        </w:rPr>
      </w:pPr>
      <w:proofErr w:type="gramStart"/>
      <w:r w:rsidRPr="00262205">
        <w:rPr>
          <w:b/>
          <w:sz w:val="20"/>
          <w:szCs w:val="20"/>
        </w:rPr>
        <w:t>(</w:t>
      </w:r>
      <w:r>
        <w:rPr>
          <w:b/>
          <w:sz w:val="20"/>
          <w:szCs w:val="20"/>
        </w:rPr>
        <w:t xml:space="preserve"> </w:t>
      </w:r>
      <w:r w:rsidRPr="00262205">
        <w:rPr>
          <w:b/>
          <w:sz w:val="20"/>
          <w:szCs w:val="20"/>
        </w:rPr>
        <w:t>v</w:t>
      </w:r>
      <w:proofErr w:type="gramEnd"/>
      <w:r w:rsidR="004D2E68">
        <w:rPr>
          <w:b/>
          <w:sz w:val="20"/>
          <w:szCs w:val="20"/>
        </w:rPr>
        <w:t>02092026</w:t>
      </w:r>
      <w:proofErr w:type="gramStart"/>
      <w:r w:rsidRPr="00262205">
        <w:rPr>
          <w:b/>
          <w:sz w:val="20"/>
          <w:szCs w:val="20"/>
        </w:rPr>
        <w:t>US</w:t>
      </w:r>
      <w:r w:rsidR="00225055">
        <w:rPr>
          <w:b/>
          <w:sz w:val="20"/>
          <w:szCs w:val="20"/>
        </w:rPr>
        <w:t xml:space="preserve"> </w:t>
      </w:r>
      <w:r w:rsidRPr="00262205">
        <w:rPr>
          <w:b/>
          <w:sz w:val="20"/>
          <w:szCs w:val="20"/>
        </w:rPr>
        <w:t>)</w:t>
      </w:r>
      <w:proofErr w:type="gramEnd"/>
    </w:p>
    <w:p ns2:paraId="0000001A" ns2:textId="73A049A8" w:rsidR="00CB146C" w:rsidRPr="00262205" w:rsidRDefault="000F268C">
      <w:pPr>
        <w:tabs>
          <w:tab w:val="left" w:pos="180"/>
          <w:tab w:val="left" w:pos="630"/>
        </w:tabs>
        <w:spacing w:after="120" w:line="240" w:lineRule="auto"/>
        <w:ind w:right="-90"/>
        <w:jc w:val="both"/>
        <w:rPr>
          <w:sz w:val="20"/>
          <w:szCs w:val="20"/>
        </w:rPr>
      </w:pPr>
      <w:r w:rsidRPr="00262205">
        <w:rPr>
          <w:sz w:val="20"/>
          <w:szCs w:val="20"/>
        </w:rPr>
        <w:t>This Box Service Agreement is entered into by and between Box, Inc. (“</w:t>
      </w:r>
      <w:r w:rsidRPr="00262205">
        <w:rPr>
          <w:b/>
          <w:sz w:val="20"/>
          <w:szCs w:val="20"/>
        </w:rPr>
        <w:t>Box</w:t>
      </w:r>
      <w:r w:rsidRPr="00262205">
        <w:rPr>
          <w:sz w:val="20"/>
          <w:szCs w:val="20"/>
        </w:rPr>
        <w:t xml:space="preserve">”) and the </w:t>
      </w:r>
      <w:r w:rsidR="00D84642">
        <w:rPr>
          <w:sz w:val="20"/>
          <w:szCs w:val="20"/>
        </w:rPr>
        <w:t>counter</w:t>
      </w:r>
      <w:r w:rsidR="00C95595">
        <w:rPr>
          <w:sz w:val="20"/>
          <w:szCs w:val="20"/>
        </w:rPr>
        <w:t xml:space="preserve">party </w:t>
      </w:r>
      <w:r w:rsidR="008F6945">
        <w:rPr>
          <w:sz w:val="20"/>
          <w:szCs w:val="20"/>
        </w:rPr>
        <w:t>accepting the terms of</w:t>
      </w:r>
      <w:r w:rsidRPr="00262205">
        <w:rPr>
          <w:sz w:val="20"/>
          <w:szCs w:val="20"/>
        </w:rPr>
        <w:t xml:space="preserve"> this Agreement (“</w:t>
      </w:r>
      <w:r w:rsidRPr="00262205">
        <w:rPr>
          <w:b/>
          <w:sz w:val="20"/>
          <w:szCs w:val="20"/>
        </w:rPr>
        <w:t>Customer</w:t>
      </w:r>
      <w:r w:rsidRPr="00262205">
        <w:rPr>
          <w:sz w:val="20"/>
          <w:szCs w:val="20"/>
        </w:rPr>
        <w:t>”).  Box and Customer are sometimes referred to herein individually as a “</w:t>
      </w:r>
      <w:r w:rsidRPr="00262205">
        <w:rPr>
          <w:b/>
          <w:sz w:val="20"/>
          <w:szCs w:val="20"/>
        </w:rPr>
        <w:t>Party</w:t>
      </w:r>
      <w:r w:rsidRPr="00262205">
        <w:rPr>
          <w:sz w:val="20"/>
          <w:szCs w:val="20"/>
        </w:rPr>
        <w:t>” and together as the “</w:t>
      </w:r>
      <w:r w:rsidRPr="00262205">
        <w:rPr>
          <w:b/>
          <w:sz w:val="20"/>
          <w:szCs w:val="20"/>
        </w:rPr>
        <w:t>Parties</w:t>
      </w:r>
      <w:r w:rsidRPr="00262205">
        <w:rPr>
          <w:sz w:val="20"/>
          <w:szCs w:val="20"/>
        </w:rPr>
        <w:t xml:space="preserve">.”  </w:t>
      </w:r>
    </w:p>
    <w:p ns2:paraId="0000001B" ns2:textId="344468E1" w:rsidR="00CB146C" w:rsidRPr="00262205" w:rsidRDefault="000F268C">
      <w:pPr>
        <w:tabs>
          <w:tab w:val="left" w:pos="180"/>
          <w:tab w:val="left" w:pos="630"/>
        </w:tabs>
        <w:spacing w:after="120" w:line="240" w:lineRule="auto"/>
        <w:ind w:right="-90"/>
        <w:jc w:val="both"/>
        <w:rPr>
          <w:sz w:val="20"/>
          <w:szCs w:val="20"/>
        </w:rPr>
      </w:pPr>
      <w:r w:rsidRPr="00262205">
        <w:rPr>
          <w:sz w:val="20"/>
          <w:szCs w:val="20"/>
        </w:rPr>
        <w:t xml:space="preserve">This Agreement is effective and Customer agrees to be bound by its terms </w:t>
      </w:r>
      <w:r w:rsidR="008F6945">
        <w:rPr>
          <w:sz w:val="20"/>
          <w:szCs w:val="20"/>
        </w:rPr>
        <w:t xml:space="preserve">either </w:t>
      </w:r>
      <w:r w:rsidRPr="00262205">
        <w:rPr>
          <w:sz w:val="20"/>
          <w:szCs w:val="20"/>
        </w:rPr>
        <w:t xml:space="preserve">upon execution by </w:t>
      </w:r>
      <w:r w:rsidR="008F6945">
        <w:rPr>
          <w:sz w:val="20"/>
          <w:szCs w:val="20"/>
        </w:rPr>
        <w:t xml:space="preserve">both Parties </w:t>
      </w:r>
      <w:proofErr w:type="gramStart"/>
      <w:r w:rsidR="008F6945">
        <w:rPr>
          <w:sz w:val="20"/>
          <w:szCs w:val="20"/>
        </w:rPr>
        <w:t>or</w:t>
      </w:r>
      <w:proofErr w:type="gramEnd"/>
      <w:r w:rsidR="008F6945">
        <w:rPr>
          <w:sz w:val="20"/>
          <w:szCs w:val="20"/>
        </w:rPr>
        <w:t xml:space="preserve"> by </w:t>
      </w:r>
      <w:r w:rsidRPr="00262205">
        <w:rPr>
          <w:sz w:val="20"/>
          <w:szCs w:val="20"/>
        </w:rPr>
        <w:t>Customer</w:t>
      </w:r>
      <w:r w:rsidR="008F6945">
        <w:rPr>
          <w:sz w:val="20"/>
          <w:szCs w:val="20"/>
        </w:rPr>
        <w:t>’s execution of the initial Order for the Box Service referencing this Agreement</w:t>
      </w:r>
      <w:r w:rsidRPr="00262205">
        <w:rPr>
          <w:sz w:val="20"/>
          <w:szCs w:val="20"/>
        </w:rPr>
        <w:t xml:space="preserve"> (“</w:t>
      </w:r>
      <w:r w:rsidRPr="00262205">
        <w:rPr>
          <w:b/>
          <w:sz w:val="20"/>
          <w:szCs w:val="20"/>
        </w:rPr>
        <w:t>Agreement Effective Date</w:t>
      </w:r>
      <w:r w:rsidRPr="00262205">
        <w:rPr>
          <w:sz w:val="20"/>
          <w:szCs w:val="20"/>
        </w:rPr>
        <w:t xml:space="preserve">”).    </w:t>
      </w:r>
    </w:p>
    <w:p ns2:paraId="0000001C" ns2:textId="77777777" w:rsidR="00CB146C" w:rsidRPr="00262205" w:rsidRDefault="000F268C">
      <w:pPr>
        <w:tabs>
          <w:tab w:val="left" w:pos="180"/>
          <w:tab w:val="left" w:pos="630"/>
        </w:tabs>
        <w:spacing w:after="120" w:line="240" w:lineRule="auto"/>
        <w:ind w:right="-90"/>
        <w:jc w:val="both"/>
        <w:rPr>
          <w:sz w:val="20"/>
          <w:szCs w:val="20"/>
        </w:rPr>
      </w:pPr>
      <w:r w:rsidRPr="00262205">
        <w:rPr>
          <w:sz w:val="20"/>
          <w:szCs w:val="20"/>
        </w:rPr>
        <w:t>For good and valuable consideration, the receipt and sufficiency of which are hereby acknowledged, the Parties agree as follows:</w:t>
      </w:r>
    </w:p>
    <w:p ns2:paraId="0000001D" ns2:textId="749EA284" w:rsidR="00CB146C" w:rsidRPr="00262205" w:rsidRDefault="000F268C">
      <w:commentRangeStart w:id="1"/>
      <w:pPr>
        <w:tabs>
          <w:tab w:val="left" w:pos="180"/>
          <w:tab w:val="left" w:pos="630"/>
        </w:tabs>
        <w:spacing w:after="120" w:line="240" w:lineRule="auto"/>
        <w:ind w:right="-90"/>
        <w:jc w:val="both"/>
        <w:rPr>
          <w:b/>
          <w:sz w:val="20"/>
          <w:szCs w:val="20"/>
        </w:rPr>
      </w:pPr>
      <w:r>
        <w:rPr>
          <w:b/>
          <w:sz w:val="20"/>
          <w:szCs w:val="20"/>
        </w:rPr>
        <w:t xml:space="preserve">Section 1.	Definitions
Capitalized terms not otherwise defined elsewhere in this Agreement shall have the meaning </w:t>
      </w:r>
      <w:del w:id="1001" w:author="Contracts.AI" w:date="2026-08-21T08:24:49Z">
        <w:r>
          <w:rPr>
            <w:b/>
            <w:sz w:val="20"/>
            <w:szCs w:val="20"/>
          </w:rPr>
          <w:delText xml:space="preserve">as delineated </w:delText>
        </w:r>
      </w:del>
      <w:ins w:id="1002" w:author="Contracts.AI" w:date="2026-08-21T08:24:49Z">
        <w:r>
          <w:rPr>
            <w:b/>
            <w:sz w:val="20"/>
            <w:szCs w:val="20"/>
          </w:rPr>
          <w:t xml:space="preserve">set forth </w:t>
        </w:r>
      </w:ins>
      <w:r>
        <w:rPr>
          <w:b/>
          <w:sz w:val="20"/>
          <w:szCs w:val="20"/>
        </w:rPr>
        <w:t xml:space="preserve">in the </w:t>
      </w:r>
      <w:del w:id="1003" w:author="Contracts.AI" w:date="2026-08-21T08:24:49Z">
        <w:r>
          <w:rPr>
            <w:b/>
            <w:sz w:val="20"/>
            <w:szCs w:val="20"/>
          </w:rPr>
          <w:delText xml:space="preserve">following link: http://www.box.com/legal/product-terms.</w:delText>
        </w:r>
      </w:del>
      <w:ins w:id="1004" w:author="Contracts.AI" w:date="2026-08-21T08:24:49Z">
        <w:r>
          <w:rPr>
            <w:b/>
            <w:sz w:val="20"/>
            <w:szCs w:val="20"/>
          </w:rPr>
          <w:t xml:space="preserve">Box Product Terms located at http://www.box.com/legal/product-terms as of the Effective Date, a true and complete copy of which is attached to this Agreement as Exhibit 1 (Definitions/Product Terms) and incorporated herein by reference. Box may not modify Exhibit 1, or any definition or other term incorporated by reference, in a manner materially adverse to Customer without Customer’s prior written consent.</w:t>
        </w:r>
      </w:ins>
      <w:commentRangeEnd w:id="1"/>
      <w:r>
        <w:rPr>
          <w:rStyle w:val="CommentReference"/>
        </w:rPr>
        <w:commentReference w:id="1"/>
      </w:r>
    </w:p>
    <w:p ns2:paraId="0000001E" ns2:textId="17E46ED6" w:rsidR="00CB146C" w:rsidRPr="00262205" w:rsidRDefault="000F268C" w:rsidP="005D625E">
      <w:pPr>
        <w:tabs>
          <w:tab w:val="left" w:pos="180"/>
          <w:tab w:val="left" w:pos="630"/>
        </w:tabs>
        <w:spacing w:after="120" w:line="240" w:lineRule="auto"/>
        <w:ind w:right="-90"/>
        <w:jc w:val="both"/>
        <w:rPr>
          <w:sz w:val="20"/>
          <w:szCs w:val="20"/>
          <w:del w:id="1005" w:author="Contracts.AI" w:date="2026-08-21T08:24:49Z"/>
        </w:rPr>
      </w:pPr>
      <w:del w:id="1006" w:author="Contracts.AI" w:date="2026-08-21T08:24:49Z">
        <w:r>
          <w:rPr>
            <w:sz w:val="20"/>
            <w:szCs w:val="20"/>
          </w:rPr>
          <w:delText xml:space="preserve">Capitalized terms not otherwise defined elsewhere in this Agreement shall have the meaning as delineated in the following link: http://www.box.com/legal/product-terms. </w:delText>
        </w:r>
      </w:del>
    </w:p>
    <w:p ns2:paraId="00000039" ns2:textId="77777777" w:rsidR="00CB146C" w:rsidRPr="00262205" w:rsidRDefault="000F268C">
      <w:pPr>
        <w:keepNext/>
        <w:tabs>
          <w:tab w:val="left" w:pos="180"/>
          <w:tab w:val="left" w:pos="630"/>
        </w:tabs>
        <w:spacing w:after="120" w:line="240" w:lineRule="auto"/>
        <w:ind w:right="-90"/>
        <w:jc w:val="both"/>
        <w:rPr>
          <w:b/>
          <w:sz w:val="20"/>
          <w:szCs w:val="20"/>
        </w:rPr>
      </w:pPr>
      <w:r w:rsidRPr="00262205">
        <w:rPr>
          <w:b/>
          <w:sz w:val="20"/>
          <w:szCs w:val="20"/>
        </w:rPr>
        <w:t>Section 2.</w:t>
      </w:r>
      <w:r w:rsidRPr="00262205">
        <w:rPr>
          <w:b/>
          <w:sz w:val="20"/>
          <w:szCs w:val="20"/>
        </w:rPr>
        <w:tab/>
        <w:t xml:space="preserve">Access and Use of the Box Service </w:t>
      </w:r>
    </w:p>
    <w:p ns2:paraId="0000003A" ns2:textId="77777777" w:rsidR="00CB146C" w:rsidRPr="00262205" w:rsidRDefault="000F268C">
      <w:pPr>
        <w:shd w:val="clear" w:color="auto" w:fill="FFFFFF"/>
        <w:spacing w:after="120" w:line="240" w:lineRule="auto"/>
        <w:ind w:right="-86"/>
        <w:jc w:val="both"/>
        <w:rPr>
          <w:sz w:val="20"/>
          <w:szCs w:val="20"/>
        </w:rPr>
      </w:pPr>
      <w:r w:rsidRPr="00262205">
        <w:rPr>
          <w:b/>
          <w:sz w:val="20"/>
          <w:szCs w:val="20"/>
        </w:rPr>
        <w:t>2.1</w:t>
      </w:r>
      <w:r w:rsidRPr="00262205">
        <w:rPr>
          <w:b/>
          <w:sz w:val="20"/>
          <w:szCs w:val="20"/>
        </w:rPr>
        <w:tab/>
        <w:t>Access Grants.</w:t>
      </w:r>
      <w:r w:rsidRPr="00262205">
        <w:rPr>
          <w:sz w:val="20"/>
          <w:szCs w:val="20"/>
        </w:rPr>
        <w:t xml:space="preserve"> </w:t>
      </w:r>
    </w:p>
    <w:p ns2:paraId="32715DB8" ns2:textId="7785F369" w:rsidR="00F175EF" w:rsidRPr="00262205" w:rsidRDefault="000F268C">
      <w:pPr>
        <w:spacing w:after="120" w:line="240" w:lineRule="auto"/>
        <w:ind w:right="-86"/>
        <w:jc w:val="both"/>
        <w:rPr>
          <w:color w:val="000000"/>
          <w:sz w:val="20"/>
          <w:szCs w:val="20"/>
          <w:highlight w:val="white"/>
        </w:rPr>
      </w:pPr>
      <w:r w:rsidRPr="00262205">
        <w:rPr>
          <w:b/>
          <w:sz w:val="20"/>
          <w:szCs w:val="20"/>
        </w:rPr>
        <w:t>2.1(a)</w:t>
      </w:r>
      <w:r w:rsidRPr="00262205">
        <w:rPr>
          <w:sz w:val="20"/>
          <w:szCs w:val="20"/>
        </w:rPr>
        <w:t xml:space="preserve"> </w:t>
      </w:r>
      <w:r w:rsidRPr="00262205">
        <w:rPr>
          <w:sz w:val="20"/>
          <w:szCs w:val="20"/>
        </w:rPr>
        <w:tab/>
      </w:r>
      <w:r w:rsidRPr="00262205">
        <w:rPr>
          <w:b/>
          <w:sz w:val="20"/>
          <w:szCs w:val="20"/>
        </w:rPr>
        <w:t>Box Service Subscriptions.</w:t>
      </w:r>
      <w:r w:rsidRPr="00262205">
        <w:rPr>
          <w:sz w:val="20"/>
          <w:szCs w:val="20"/>
        </w:rPr>
        <w:t xml:space="preserve"> Subject to the terms and conditions of this Agreement Box shall: (</w:t>
      </w:r>
      <w:proofErr w:type="spellStart"/>
      <w:r w:rsidRPr="00262205">
        <w:rPr>
          <w:sz w:val="20"/>
          <w:szCs w:val="20"/>
        </w:rPr>
        <w:t>i</w:t>
      </w:r>
      <w:proofErr w:type="spellEnd"/>
      <w:r w:rsidRPr="00262205">
        <w:rPr>
          <w:sz w:val="20"/>
          <w:szCs w:val="20"/>
        </w:rPr>
        <w:t>) make the Box Service available to Customer during the applicable Subscription Period; (ii) allow Administrator(s) to access and use the Administrative Console to create and administer Accounts; and (iii) allow Users to store, retrieve, collaborate and share Content through the Box Service</w:t>
      </w:r>
      <w:r w:rsidR="00F175EF">
        <w:rPr>
          <w:sz w:val="20"/>
          <w:szCs w:val="20"/>
        </w:rPr>
        <w:t>.</w:t>
      </w:r>
      <w:r w:rsidR="00DC70B3" w:rsidRPr="00DC70B3">
        <w:rPr>
          <w:sz w:val="20"/>
          <w:szCs w:val="20"/>
        </w:rPr>
        <w:t xml:space="preserve"> </w:t>
      </w:r>
      <w:r w:rsidR="00DC70B3">
        <w:rPr>
          <w:sz w:val="20"/>
          <w:szCs w:val="20"/>
        </w:rPr>
        <w:t>Customer may only use the Box Service</w:t>
      </w:r>
      <w:r w:rsidRPr="00262205">
        <w:rPr>
          <w:sz w:val="20"/>
          <w:szCs w:val="20"/>
        </w:rPr>
        <w:t xml:space="preserve"> in accordance with the</w:t>
      </w:r>
      <w:r w:rsidR="00DC70B3">
        <w:rPr>
          <w:sz w:val="20"/>
          <w:szCs w:val="20"/>
        </w:rPr>
        <w:t xml:space="preserve"> usage limits which may be found in either the Order or the product feature matrix and correspond to the Customer’s</w:t>
      </w:r>
      <w:r w:rsidRPr="00262205">
        <w:rPr>
          <w:sz w:val="20"/>
          <w:szCs w:val="20"/>
        </w:rPr>
        <w:t xml:space="preserve"> subscription </w:t>
      </w:r>
      <w:r w:rsidR="00BC7C89">
        <w:rPr>
          <w:sz w:val="20"/>
          <w:szCs w:val="20"/>
        </w:rPr>
        <w:t xml:space="preserve">level </w:t>
      </w:r>
      <w:r w:rsidRPr="00262205">
        <w:rPr>
          <w:sz w:val="20"/>
          <w:szCs w:val="20"/>
        </w:rPr>
        <w:t xml:space="preserve">plan. </w:t>
      </w:r>
      <w:r w:rsidR="00DC70B3">
        <w:rPr>
          <w:sz w:val="20"/>
          <w:szCs w:val="20"/>
        </w:rPr>
        <w:t xml:space="preserve">Accounts for Managed Users – even if not managed by an Administrator – and any External User Accounts which are </w:t>
      </w:r>
      <w:r w:rsidR="00DC70B3" w:rsidRPr="00262205">
        <w:rPr>
          <w:color w:val="000000"/>
          <w:sz w:val="20"/>
          <w:szCs w:val="20"/>
          <w:highlight w:val="white"/>
        </w:rPr>
        <w:t>deployed, created or directly managed by a</w:t>
      </w:r>
      <w:r w:rsidR="00D53BAF">
        <w:rPr>
          <w:color w:val="000000"/>
          <w:sz w:val="20"/>
          <w:szCs w:val="20"/>
          <w:highlight w:val="white"/>
        </w:rPr>
        <w:t>n</w:t>
      </w:r>
      <w:r w:rsidR="00DC70B3" w:rsidRPr="00262205">
        <w:rPr>
          <w:color w:val="000000"/>
          <w:sz w:val="20"/>
          <w:szCs w:val="20"/>
          <w:highlight w:val="white"/>
        </w:rPr>
        <w:t xml:space="preserve"> Administrator each count towards Customer’s </w:t>
      </w:r>
      <w:r w:rsidR="00DC70B3">
        <w:rPr>
          <w:color w:val="000000"/>
          <w:sz w:val="20"/>
          <w:szCs w:val="20"/>
        </w:rPr>
        <w:t>usage limit</w:t>
      </w:r>
      <w:r w:rsidR="00BD15AE">
        <w:rPr>
          <w:color w:val="000000"/>
          <w:sz w:val="20"/>
          <w:szCs w:val="20"/>
        </w:rPr>
        <w:t xml:space="preserve"> </w:t>
      </w:r>
      <w:r w:rsidR="00592A7A">
        <w:rPr>
          <w:color w:val="000000"/>
          <w:sz w:val="20"/>
          <w:szCs w:val="20"/>
          <w:highlight w:val="white"/>
        </w:rPr>
        <w:t>(</w:t>
      </w:r>
      <w:r w:rsidR="00592A7A">
        <w:rPr>
          <w:sz w:val="20"/>
          <w:szCs w:val="20"/>
        </w:rPr>
        <w:t>sometimes referred to as account licenses or seats)</w:t>
      </w:r>
      <w:r w:rsidR="00BD15AE">
        <w:rPr>
          <w:sz w:val="20"/>
          <w:szCs w:val="20"/>
        </w:rPr>
        <w:t>.</w:t>
      </w:r>
      <w:r w:rsidR="00592A7A" w:rsidRPr="00262205">
        <w:rPr>
          <w:sz w:val="20"/>
          <w:szCs w:val="20"/>
        </w:rPr>
        <w:t xml:space="preserve"> </w:t>
      </w:r>
      <w:r w:rsidRPr="00262205">
        <w:rPr>
          <w:color w:val="000000"/>
          <w:sz w:val="20"/>
          <w:szCs w:val="20"/>
          <w:highlight w:val="white"/>
        </w:rPr>
        <w:t xml:space="preserve">Box may restrict or limit Customer’s ability to </w:t>
      </w:r>
      <w:r w:rsidR="00BD15AE">
        <w:rPr>
          <w:color w:val="000000"/>
          <w:sz w:val="20"/>
          <w:szCs w:val="20"/>
          <w:highlight w:val="white"/>
        </w:rPr>
        <w:t xml:space="preserve">use the Services or </w:t>
      </w:r>
      <w:r w:rsidRPr="00262205">
        <w:rPr>
          <w:color w:val="000000"/>
          <w:sz w:val="20"/>
          <w:szCs w:val="20"/>
          <w:highlight w:val="white"/>
        </w:rPr>
        <w:t xml:space="preserve">deploy additional Accounts </w:t>
      </w:r>
      <w:proofErr w:type="gramStart"/>
      <w:r w:rsidR="00BD15AE">
        <w:rPr>
          <w:color w:val="000000"/>
          <w:sz w:val="20"/>
          <w:szCs w:val="20"/>
          <w:highlight w:val="white"/>
        </w:rPr>
        <w:t>in excess of</w:t>
      </w:r>
      <w:proofErr w:type="gramEnd"/>
      <w:r w:rsidR="00BD15AE">
        <w:rPr>
          <w:color w:val="000000"/>
          <w:sz w:val="20"/>
          <w:szCs w:val="20"/>
          <w:highlight w:val="white"/>
        </w:rPr>
        <w:t xml:space="preserve"> the usage limits</w:t>
      </w:r>
      <w:r w:rsidRPr="00262205">
        <w:rPr>
          <w:color w:val="000000"/>
          <w:sz w:val="20"/>
          <w:szCs w:val="20"/>
          <w:highlight w:val="white"/>
        </w:rPr>
        <w:t xml:space="preserve">. </w:t>
      </w:r>
    </w:p>
    <w:p ns2:paraId="0000003C" ns2:textId="4F601A9E" w:rsidR="00CB146C" w:rsidRPr="00262205" w:rsidRDefault="000F268C">
      <w:pPr>
        <w:spacing w:after="120" w:line="240" w:lineRule="auto"/>
        <w:ind w:right="-90"/>
        <w:jc w:val="both"/>
        <w:rPr>
          <w:color w:val="000000"/>
          <w:sz w:val="20"/>
          <w:szCs w:val="20"/>
          <w:highlight w:val="white"/>
        </w:rPr>
      </w:pPr>
      <w:r w:rsidRPr="00262205">
        <w:rPr>
          <w:b/>
          <w:color w:val="000000"/>
          <w:sz w:val="20"/>
          <w:szCs w:val="20"/>
        </w:rPr>
        <w:t xml:space="preserve">2.1(b) </w:t>
      </w:r>
      <w:r w:rsidRPr="00262205">
        <w:rPr>
          <w:b/>
          <w:color w:val="000000"/>
          <w:sz w:val="20"/>
          <w:szCs w:val="20"/>
        </w:rPr>
        <w:tab/>
      </w:r>
      <w:r w:rsidRPr="00262205">
        <w:rPr>
          <w:sz w:val="20"/>
          <w:szCs w:val="20"/>
        </w:rPr>
        <w:t xml:space="preserve">     </w:t>
      </w:r>
      <w:r w:rsidRPr="00262205">
        <w:rPr>
          <w:b/>
          <w:color w:val="000000"/>
          <w:sz w:val="20"/>
          <w:szCs w:val="20"/>
        </w:rPr>
        <w:t>API Access.</w:t>
      </w:r>
      <w:r w:rsidRPr="00262205">
        <w:rPr>
          <w:color w:val="000000"/>
          <w:sz w:val="20"/>
          <w:szCs w:val="20"/>
        </w:rPr>
        <w:t xml:space="preserve"> Subject to the terms and conditions of this Agreement</w:t>
      </w:r>
      <w:r w:rsidR="00E034C2">
        <w:rPr>
          <w:color w:val="000000"/>
          <w:sz w:val="20"/>
          <w:szCs w:val="20"/>
        </w:rPr>
        <w:t xml:space="preserve"> and Box’s fair use policy</w:t>
      </w:r>
      <w:r w:rsidRPr="00262205">
        <w:rPr>
          <w:color w:val="000000"/>
          <w:sz w:val="20"/>
          <w:szCs w:val="20"/>
        </w:rPr>
        <w:t xml:space="preserve">, </w:t>
      </w:r>
      <w:r w:rsidRPr="00262205">
        <w:rPr>
          <w:color w:val="000000"/>
          <w:sz w:val="20"/>
          <w:szCs w:val="20"/>
          <w:highlight w:val="white"/>
        </w:rPr>
        <w:t>Customer shall have a non-exclusive right during the applicable Subscription Period to incorporate the API into any</w:t>
      </w:r>
      <w:r w:rsidR="00886B5A">
        <w:rPr>
          <w:color w:val="000000"/>
          <w:sz w:val="20"/>
          <w:szCs w:val="20"/>
          <w:highlight w:val="white"/>
        </w:rPr>
        <w:t xml:space="preserve"> Platform Application or</w:t>
      </w:r>
      <w:r w:rsidRPr="00262205">
        <w:rPr>
          <w:color w:val="000000"/>
          <w:sz w:val="20"/>
          <w:szCs w:val="20"/>
          <w:highlight w:val="white"/>
        </w:rPr>
        <w:t xml:space="preserve"> application used by or on behalf of Customer</w:t>
      </w:r>
      <w:r w:rsidRPr="00262205">
        <w:rPr>
          <w:b/>
          <w:i/>
          <w:color w:val="000000"/>
          <w:sz w:val="20"/>
          <w:szCs w:val="20"/>
          <w:highlight w:val="white"/>
        </w:rPr>
        <w:t xml:space="preserve"> </w:t>
      </w:r>
      <w:r w:rsidRPr="00262205">
        <w:rPr>
          <w:color w:val="000000"/>
          <w:sz w:val="20"/>
          <w:szCs w:val="20"/>
          <w:highlight w:val="white"/>
        </w:rPr>
        <w:t>for the sole purpose of accessing the Box Service or accessing certain functionality of the Box Service, provided that such access is limited to the</w:t>
      </w:r>
      <w:r w:rsidR="008F2E48">
        <w:rPr>
          <w:color w:val="000000"/>
          <w:sz w:val="20"/>
          <w:szCs w:val="20"/>
          <w:highlight w:val="white"/>
        </w:rPr>
        <w:t xml:space="preserve"> amount provided with Customer’s subscription level plan plus </w:t>
      </w:r>
      <w:r w:rsidR="00904D90">
        <w:rPr>
          <w:color w:val="000000"/>
          <w:sz w:val="20"/>
          <w:szCs w:val="20"/>
          <w:highlight w:val="white"/>
        </w:rPr>
        <w:t>any</w:t>
      </w:r>
      <w:r w:rsidRPr="00262205">
        <w:rPr>
          <w:color w:val="000000"/>
          <w:sz w:val="20"/>
          <w:szCs w:val="20"/>
          <w:highlight w:val="white"/>
        </w:rPr>
        <w:t xml:space="preserve"> API call</w:t>
      </w:r>
      <w:r w:rsidR="00904D90">
        <w:rPr>
          <w:color w:val="000000"/>
          <w:sz w:val="20"/>
          <w:szCs w:val="20"/>
          <w:highlight w:val="white"/>
        </w:rPr>
        <w:t xml:space="preserve"> allotment</w:t>
      </w:r>
      <w:r w:rsidRPr="00262205">
        <w:rPr>
          <w:color w:val="000000"/>
          <w:sz w:val="20"/>
          <w:szCs w:val="20"/>
          <w:highlight w:val="white"/>
        </w:rPr>
        <w:t>s purchased by Customer in the applicable Order</w:t>
      </w:r>
      <w:r w:rsidR="00EC6882">
        <w:rPr>
          <w:color w:val="000000"/>
          <w:sz w:val="20"/>
          <w:szCs w:val="20"/>
          <w:highlight w:val="white"/>
        </w:rPr>
        <w:t xml:space="preserve"> and Section 2.2 below</w:t>
      </w:r>
      <w:r w:rsidRPr="00262205">
        <w:rPr>
          <w:color w:val="000000"/>
          <w:sz w:val="20"/>
          <w:szCs w:val="20"/>
          <w:highlight w:val="white"/>
        </w:rPr>
        <w:t>.</w:t>
      </w:r>
    </w:p>
    <w:p ns2:paraId="0000003D" ns2:textId="69EA370E" w:rsidR="00CB146C" w:rsidRPr="00262205" w:rsidRDefault="000F268C">
      <w:pPr>
        <w:spacing w:after="120" w:line="240" w:lineRule="auto"/>
        <w:ind w:right="-90"/>
        <w:jc w:val="both"/>
        <w:rPr>
          <w:b/>
          <w:color w:val="000000"/>
          <w:sz w:val="20"/>
          <w:szCs w:val="20"/>
          <w:highlight w:val="white"/>
        </w:rPr>
      </w:pPr>
      <w:r w:rsidRPr="00262205">
        <w:rPr>
          <w:b/>
          <w:color w:val="000000"/>
          <w:sz w:val="20"/>
          <w:szCs w:val="20"/>
          <w:highlight w:val="white"/>
        </w:rPr>
        <w:t xml:space="preserve">2.1(c) </w:t>
      </w:r>
      <w:r w:rsidRPr="00262205">
        <w:rPr>
          <w:b/>
          <w:color w:val="000000"/>
          <w:sz w:val="20"/>
          <w:szCs w:val="20"/>
          <w:highlight w:val="white"/>
        </w:rPr>
        <w:tab/>
        <w:t xml:space="preserve">Overages.  </w:t>
      </w:r>
      <w:r w:rsidRPr="00262205">
        <w:rPr>
          <w:color w:val="000000"/>
          <w:sz w:val="20"/>
          <w:szCs w:val="20"/>
          <w:highlight w:val="white"/>
        </w:rPr>
        <w:t xml:space="preserve">During the Subscription Period, Box may provide Customer with a report identifying the number of </w:t>
      </w:r>
      <w:r w:rsidR="006B79DB">
        <w:rPr>
          <w:color w:val="000000"/>
          <w:sz w:val="20"/>
          <w:szCs w:val="20"/>
          <w:highlight w:val="white"/>
        </w:rPr>
        <w:t>Users</w:t>
      </w:r>
      <w:r w:rsidR="006B79DB" w:rsidRPr="00262205">
        <w:rPr>
          <w:color w:val="000000"/>
          <w:sz w:val="20"/>
          <w:szCs w:val="20"/>
          <w:highlight w:val="white"/>
        </w:rPr>
        <w:t xml:space="preserve"> </w:t>
      </w:r>
      <w:r w:rsidRPr="00262205">
        <w:rPr>
          <w:color w:val="000000"/>
          <w:sz w:val="20"/>
          <w:szCs w:val="20"/>
          <w:highlight w:val="white"/>
        </w:rPr>
        <w:t xml:space="preserve">(or </w:t>
      </w:r>
      <w:r w:rsidR="0000671D">
        <w:rPr>
          <w:color w:val="000000"/>
          <w:sz w:val="20"/>
          <w:szCs w:val="20"/>
          <w:highlight w:val="white"/>
        </w:rPr>
        <w:t xml:space="preserve">API calls, </w:t>
      </w:r>
      <w:r w:rsidR="006B79DB">
        <w:rPr>
          <w:color w:val="000000"/>
          <w:sz w:val="20"/>
          <w:szCs w:val="20"/>
          <w:highlight w:val="white"/>
        </w:rPr>
        <w:t>bandwidth</w:t>
      </w:r>
      <w:r w:rsidR="00EC6882">
        <w:rPr>
          <w:color w:val="000000"/>
          <w:sz w:val="20"/>
          <w:szCs w:val="20"/>
          <w:highlight w:val="white"/>
        </w:rPr>
        <w:t xml:space="preserve"> or other</w:t>
      </w:r>
      <w:r w:rsidR="0000671D">
        <w:rPr>
          <w:color w:val="000000"/>
          <w:sz w:val="20"/>
          <w:szCs w:val="20"/>
          <w:highlight w:val="white"/>
        </w:rPr>
        <w:t xml:space="preserve"> tolled</w:t>
      </w:r>
      <w:r w:rsidR="00EC6882">
        <w:rPr>
          <w:color w:val="000000"/>
          <w:sz w:val="20"/>
          <w:szCs w:val="20"/>
          <w:highlight w:val="white"/>
        </w:rPr>
        <w:t xml:space="preserve"> usage</w:t>
      </w:r>
      <w:r w:rsidR="006B79DB">
        <w:rPr>
          <w:color w:val="000000"/>
          <w:sz w:val="20"/>
          <w:szCs w:val="20"/>
          <w:highlight w:val="white"/>
        </w:rPr>
        <w:t>, if applicable</w:t>
      </w:r>
      <w:r w:rsidRPr="00262205">
        <w:rPr>
          <w:color w:val="000000"/>
          <w:sz w:val="20"/>
          <w:szCs w:val="20"/>
          <w:highlight w:val="white"/>
        </w:rPr>
        <w:t>) that, at any time, exceeds</w:t>
      </w:r>
      <w:r w:rsidR="002E2A04">
        <w:rPr>
          <w:color w:val="000000"/>
          <w:sz w:val="20"/>
          <w:szCs w:val="20"/>
          <w:highlight w:val="white"/>
        </w:rPr>
        <w:t xml:space="preserve"> Customer’s usage limits</w:t>
      </w:r>
      <w:r w:rsidRPr="00262205">
        <w:rPr>
          <w:color w:val="000000"/>
          <w:sz w:val="20"/>
          <w:szCs w:val="20"/>
          <w:highlight w:val="white"/>
        </w:rPr>
        <w:t xml:space="preserve">, and Box (or Box Reseller, if applicable) may provide Customer with an Order </w:t>
      </w:r>
      <w:r w:rsidR="00CA2004">
        <w:rPr>
          <w:color w:val="000000"/>
          <w:sz w:val="20"/>
          <w:szCs w:val="20"/>
          <w:highlight w:val="white"/>
        </w:rPr>
        <w:t>to purchase</w:t>
      </w:r>
      <w:r w:rsidR="00CA2004" w:rsidRPr="00262205">
        <w:rPr>
          <w:color w:val="000000"/>
          <w:sz w:val="20"/>
          <w:szCs w:val="20"/>
          <w:highlight w:val="white"/>
        </w:rPr>
        <w:t xml:space="preserve"> </w:t>
      </w:r>
      <w:r w:rsidRPr="00262205">
        <w:rPr>
          <w:color w:val="000000"/>
          <w:sz w:val="20"/>
          <w:szCs w:val="20"/>
          <w:highlight w:val="white"/>
        </w:rPr>
        <w:t>the additional</w:t>
      </w:r>
      <w:r w:rsidR="00EC6882">
        <w:rPr>
          <w:color w:val="000000"/>
          <w:sz w:val="20"/>
          <w:szCs w:val="20"/>
          <w:highlight w:val="white"/>
        </w:rPr>
        <w:t xml:space="preserve"> Box products for ongoing use</w:t>
      </w:r>
      <w:r w:rsidRPr="00262205">
        <w:rPr>
          <w:color w:val="000000"/>
          <w:sz w:val="20"/>
          <w:szCs w:val="20"/>
          <w:highlight w:val="white"/>
        </w:rPr>
        <w:t xml:space="preserve"> (“</w:t>
      </w:r>
      <w:r w:rsidRPr="00262205">
        <w:rPr>
          <w:b/>
          <w:color w:val="000000"/>
          <w:sz w:val="20"/>
          <w:szCs w:val="20"/>
          <w:highlight w:val="white"/>
        </w:rPr>
        <w:t>Expansion Service Order</w:t>
      </w:r>
      <w:r w:rsidRPr="00262205">
        <w:rPr>
          <w:color w:val="000000"/>
          <w:sz w:val="20"/>
          <w:szCs w:val="20"/>
          <w:highlight w:val="white"/>
        </w:rPr>
        <w:t>”). Customer shall promptly (but in any event within fourteen (14) days of receiving such report) either: (</w:t>
      </w:r>
      <w:proofErr w:type="spellStart"/>
      <w:r w:rsidRPr="00262205">
        <w:rPr>
          <w:color w:val="000000"/>
          <w:sz w:val="20"/>
          <w:szCs w:val="20"/>
          <w:highlight w:val="white"/>
        </w:rPr>
        <w:t>i</w:t>
      </w:r>
      <w:proofErr w:type="spellEnd"/>
      <w:r w:rsidRPr="00262205">
        <w:rPr>
          <w:color w:val="000000"/>
          <w:sz w:val="20"/>
          <w:szCs w:val="20"/>
          <w:highlight w:val="white"/>
        </w:rPr>
        <w:t>) execute the Expansion Service Order</w:t>
      </w:r>
      <w:r w:rsidR="00B92239">
        <w:rPr>
          <w:color w:val="000000"/>
          <w:sz w:val="20"/>
          <w:szCs w:val="20"/>
          <w:highlight w:val="white"/>
        </w:rPr>
        <w:t xml:space="preserve"> or otherwise promptly pay an </w:t>
      </w:r>
      <w:r w:rsidR="00D337FE">
        <w:rPr>
          <w:color w:val="000000"/>
          <w:sz w:val="20"/>
          <w:szCs w:val="20"/>
          <w:highlight w:val="white"/>
        </w:rPr>
        <w:t>i</w:t>
      </w:r>
      <w:r w:rsidR="00B92239">
        <w:rPr>
          <w:color w:val="000000"/>
          <w:sz w:val="20"/>
          <w:szCs w:val="20"/>
          <w:highlight w:val="white"/>
        </w:rPr>
        <w:t>nvoice provided for such additional Box products</w:t>
      </w:r>
      <w:r w:rsidRPr="00262205">
        <w:rPr>
          <w:color w:val="000000"/>
          <w:sz w:val="20"/>
          <w:szCs w:val="20"/>
          <w:highlight w:val="white"/>
        </w:rPr>
        <w:t>;</w:t>
      </w:r>
      <w:r w:rsidR="008A1394">
        <w:rPr>
          <w:color w:val="000000"/>
          <w:sz w:val="20"/>
          <w:szCs w:val="20"/>
          <w:highlight w:val="white"/>
        </w:rPr>
        <w:t xml:space="preserve"> or</w:t>
      </w:r>
      <w:r w:rsidRPr="00262205">
        <w:rPr>
          <w:color w:val="000000"/>
          <w:sz w:val="20"/>
          <w:szCs w:val="20"/>
          <w:highlight w:val="white"/>
        </w:rPr>
        <w:t xml:space="preserve"> (ii) increase the </w:t>
      </w:r>
      <w:r w:rsidR="002E2A04">
        <w:rPr>
          <w:color w:val="000000"/>
          <w:sz w:val="20"/>
          <w:szCs w:val="20"/>
          <w:highlight w:val="white"/>
        </w:rPr>
        <w:t>usage limit</w:t>
      </w:r>
      <w:r w:rsidRPr="00262205">
        <w:rPr>
          <w:color w:val="000000"/>
          <w:sz w:val="20"/>
          <w:szCs w:val="20"/>
          <w:highlight w:val="white"/>
        </w:rPr>
        <w:t xml:space="preserve"> through an alternate purchase method provided by Box </w:t>
      </w:r>
      <w:r w:rsidRPr="00262205">
        <w:rPr>
          <w:color w:val="222222"/>
          <w:sz w:val="20"/>
          <w:szCs w:val="20"/>
          <w:highlight w:val="white"/>
        </w:rPr>
        <w:t>(e.g. the “Add Seats” function in the Administrative Console, if available to Customer);</w:t>
      </w:r>
      <w:r w:rsidRPr="00262205">
        <w:rPr>
          <w:color w:val="000000"/>
          <w:sz w:val="20"/>
          <w:szCs w:val="20"/>
          <w:highlight w:val="white"/>
        </w:rPr>
        <w:t xml:space="preserve"> or (iii) permanently delete the excess Accounts or other applicable activity. </w:t>
      </w:r>
    </w:p>
    <w:p ns2:paraId="0000003E" ns2:textId="41CB5525" w:rsidR="00CB146C" w:rsidRPr="00262205" w:rsidRDefault="000F268C">
      <w:pPr>
        <w:tabs>
          <w:tab w:val="left" w:pos="180"/>
          <w:tab w:val="left" w:pos="630"/>
        </w:tabs>
        <w:spacing w:after="120" w:line="240" w:lineRule="auto"/>
        <w:ind w:right="-90"/>
        <w:jc w:val="both"/>
        <w:rPr>
          <w:sz w:val="20"/>
          <w:szCs w:val="20"/>
        </w:rPr>
      </w:pPr>
      <w:r w:rsidRPr="00262205">
        <w:rPr>
          <w:b/>
          <w:sz w:val="20"/>
          <w:szCs w:val="20"/>
        </w:rPr>
        <w:t>2.2</w:t>
      </w:r>
      <w:r w:rsidRPr="00262205">
        <w:rPr>
          <w:b/>
          <w:sz w:val="20"/>
          <w:szCs w:val="20"/>
        </w:rPr>
        <w:tab/>
        <w:t>Acceptable Use of the Box Service.</w:t>
      </w:r>
      <w:r w:rsidRPr="00262205">
        <w:rPr>
          <w:sz w:val="20"/>
          <w:szCs w:val="20"/>
        </w:rPr>
        <w:t xml:space="preserve">  Customer’s use of the Box Service shall conform with the allocations and amounts and the features and functionality of the Box Service plan subscribed to in the applicable Order (and as set </w:t>
      </w:r>
      <w:r w:rsidRPr="008F2E48">
        <w:rPr>
          <w:sz w:val="20"/>
          <w:szCs w:val="20"/>
        </w:rPr>
        <w:t xml:space="preserve">forth in the </w:t>
      </w:r>
      <w:r w:rsidR="006B00B4" w:rsidRPr="008F2E48">
        <w:rPr>
          <w:sz w:val="20"/>
          <w:szCs w:val="20"/>
        </w:rPr>
        <w:t xml:space="preserve">User Guide and Box’s </w:t>
      </w:r>
      <w:r w:rsidRPr="008F2E48">
        <w:rPr>
          <w:sz w:val="20"/>
          <w:szCs w:val="20"/>
        </w:rPr>
        <w:t>fair</w:t>
      </w:r>
      <w:r w:rsidRPr="00262205">
        <w:rPr>
          <w:sz w:val="20"/>
          <w:szCs w:val="20"/>
        </w:rPr>
        <w:t xml:space="preserve"> use policy). Customer agrees that it shall not transfer, rent, resell, charge or otherwise commercialize any use of the Box Service. Customer agrees that it is solely responsible for Users and </w:t>
      </w:r>
      <w:proofErr w:type="gramStart"/>
      <w:r w:rsidRPr="00262205">
        <w:rPr>
          <w:sz w:val="20"/>
          <w:szCs w:val="20"/>
        </w:rPr>
        <w:t>Content</w:t>
      </w:r>
      <w:r w:rsidR="006E3092">
        <w:rPr>
          <w:sz w:val="20"/>
          <w:szCs w:val="20"/>
        </w:rPr>
        <w:t>, and</w:t>
      </w:r>
      <w:proofErr w:type="gramEnd"/>
      <w:r w:rsidR="006E3092">
        <w:rPr>
          <w:sz w:val="20"/>
          <w:szCs w:val="20"/>
        </w:rPr>
        <w:t xml:space="preserve"> shall </w:t>
      </w:r>
      <w:r w:rsidR="00872819">
        <w:rPr>
          <w:sz w:val="20"/>
          <w:szCs w:val="20"/>
        </w:rPr>
        <w:t xml:space="preserve">promptly </w:t>
      </w:r>
      <w:r w:rsidR="006E3092">
        <w:rPr>
          <w:sz w:val="20"/>
          <w:szCs w:val="20"/>
        </w:rPr>
        <w:t>u</w:t>
      </w:r>
      <w:r w:rsidR="006E3092" w:rsidRPr="0084544F">
        <w:rPr>
          <w:sz w:val="20"/>
          <w:szCs w:val="20"/>
        </w:rPr>
        <w:t xml:space="preserve">pon written notice from Box provide reasonable support and timely removal of Content that </w:t>
      </w:r>
      <w:r w:rsidR="006E3092">
        <w:rPr>
          <w:sz w:val="20"/>
          <w:szCs w:val="20"/>
        </w:rPr>
        <w:t>Box reasonabl</w:t>
      </w:r>
      <w:r w:rsidR="00265C9D">
        <w:rPr>
          <w:sz w:val="20"/>
          <w:szCs w:val="20"/>
        </w:rPr>
        <w:t>y</w:t>
      </w:r>
      <w:r w:rsidR="006E3092">
        <w:rPr>
          <w:sz w:val="20"/>
          <w:szCs w:val="20"/>
        </w:rPr>
        <w:t xml:space="preserve"> believe</w:t>
      </w:r>
      <w:r w:rsidR="00F46AFC">
        <w:rPr>
          <w:sz w:val="20"/>
          <w:szCs w:val="20"/>
        </w:rPr>
        <w:t>s</w:t>
      </w:r>
      <w:r w:rsidR="006E3092">
        <w:rPr>
          <w:sz w:val="20"/>
          <w:szCs w:val="20"/>
        </w:rPr>
        <w:t xml:space="preserve"> includes</w:t>
      </w:r>
      <w:r w:rsidR="006E3092" w:rsidRPr="0084544F">
        <w:rPr>
          <w:sz w:val="20"/>
          <w:szCs w:val="20"/>
        </w:rPr>
        <w:t xml:space="preserve"> a virus, malware or harmful code, is</w:t>
      </w:r>
      <w:r w:rsidR="00F46AFC">
        <w:rPr>
          <w:sz w:val="20"/>
          <w:szCs w:val="20"/>
        </w:rPr>
        <w:t xml:space="preserve"> otherwise harmful or</w:t>
      </w:r>
      <w:r w:rsidR="006E3092" w:rsidRPr="0084544F">
        <w:rPr>
          <w:sz w:val="20"/>
          <w:szCs w:val="20"/>
        </w:rPr>
        <w:t xml:space="preserve"> illegal</w:t>
      </w:r>
      <w:r w:rsidR="00F46AFC">
        <w:rPr>
          <w:sz w:val="20"/>
          <w:szCs w:val="20"/>
        </w:rPr>
        <w:t>,</w:t>
      </w:r>
      <w:r w:rsidR="006E3092" w:rsidRPr="0084544F">
        <w:rPr>
          <w:sz w:val="20"/>
          <w:szCs w:val="20"/>
        </w:rPr>
        <w:t xml:space="preserve"> or </w:t>
      </w:r>
      <w:r w:rsidR="00265C9D">
        <w:rPr>
          <w:sz w:val="20"/>
          <w:szCs w:val="20"/>
        </w:rPr>
        <w:t>for which</w:t>
      </w:r>
      <w:r w:rsidR="006E3092" w:rsidRPr="0084544F">
        <w:rPr>
          <w:sz w:val="20"/>
          <w:szCs w:val="20"/>
        </w:rPr>
        <w:t xml:space="preserve"> Box has received a valid </w:t>
      </w:r>
      <w:r w:rsidR="00F000F2">
        <w:rPr>
          <w:sz w:val="20"/>
          <w:szCs w:val="20"/>
        </w:rPr>
        <w:t xml:space="preserve">legal </w:t>
      </w:r>
      <w:r w:rsidR="007E3465">
        <w:rPr>
          <w:sz w:val="20"/>
          <w:szCs w:val="20"/>
        </w:rPr>
        <w:t>request</w:t>
      </w:r>
      <w:r w:rsidR="00F46AFC">
        <w:rPr>
          <w:sz w:val="20"/>
          <w:szCs w:val="20"/>
        </w:rPr>
        <w:t xml:space="preserve"> to</w:t>
      </w:r>
      <w:r w:rsidR="00F000F2">
        <w:rPr>
          <w:sz w:val="20"/>
          <w:szCs w:val="20"/>
        </w:rPr>
        <w:t xml:space="preserve"> </w:t>
      </w:r>
      <w:r w:rsidR="007E3465">
        <w:rPr>
          <w:sz w:val="20"/>
          <w:szCs w:val="20"/>
        </w:rPr>
        <w:t>remove</w:t>
      </w:r>
      <w:r w:rsidRPr="00262205">
        <w:rPr>
          <w:sz w:val="20"/>
          <w:szCs w:val="20"/>
        </w:rPr>
        <w:t xml:space="preserve">.  Customer agrees not to use or permit the use of the Box Service: (a) to communicate any message or material that is defamatory, harassing, libelous, threatening, or obscene; (b) in a way that violates or infringes upon the intellectual property rights or the privacy or publicity rights of any person or </w:t>
      </w:r>
      <w:r w:rsidRPr="00262205">
        <w:rPr>
          <w:sz w:val="20"/>
          <w:szCs w:val="20"/>
        </w:rPr>
        <w:lastRenderedPageBreak/>
        <w:t>entity; (c) in any manner that may be unlawful or give rise to civil or criminal liability</w:t>
      </w:r>
      <w:r w:rsidR="00362EA4">
        <w:rPr>
          <w:sz w:val="20"/>
          <w:szCs w:val="20"/>
        </w:rPr>
        <w:t>, including but not limited to Customer’s license to use Third Party Products (as defined below)</w:t>
      </w:r>
      <w:r w:rsidRPr="00262205">
        <w:rPr>
          <w:sz w:val="20"/>
          <w:szCs w:val="20"/>
        </w:rPr>
        <w:t xml:space="preserve">; (d) in any manner that is likely to damage, disable, overburden, or impair the Box Service, or interfere in any way with the use or enjoyment of the Box Service by others; (e) to introduce any Malware or other malicious activity; </w:t>
      </w:r>
      <w:r w:rsidR="00876723">
        <w:rPr>
          <w:sz w:val="20"/>
          <w:szCs w:val="20"/>
        </w:rPr>
        <w:t xml:space="preserve">(f) </w:t>
      </w:r>
      <w:r w:rsidR="000C3F53">
        <w:rPr>
          <w:sz w:val="20"/>
          <w:szCs w:val="20"/>
        </w:rPr>
        <w:t xml:space="preserve">to </w:t>
      </w:r>
      <w:r w:rsidR="00876723" w:rsidRPr="00DE7F31">
        <w:rPr>
          <w:sz w:val="20"/>
          <w:szCs w:val="20"/>
        </w:rPr>
        <w:t xml:space="preserve">modify, alter, tamper with, repair or otherwise create derivative works of the API or </w:t>
      </w:r>
      <w:r w:rsidR="00904D90">
        <w:rPr>
          <w:sz w:val="20"/>
          <w:szCs w:val="20"/>
        </w:rPr>
        <w:t>Box</w:t>
      </w:r>
      <w:r w:rsidR="00876723" w:rsidRPr="00DE7F31">
        <w:rPr>
          <w:sz w:val="20"/>
          <w:szCs w:val="20"/>
        </w:rPr>
        <w:t xml:space="preserve"> </w:t>
      </w:r>
      <w:r w:rsidR="00904D90">
        <w:rPr>
          <w:sz w:val="20"/>
          <w:szCs w:val="20"/>
        </w:rPr>
        <w:t>S</w:t>
      </w:r>
      <w:r w:rsidR="00876723" w:rsidRPr="00DE7F31">
        <w:rPr>
          <w:sz w:val="20"/>
          <w:szCs w:val="20"/>
        </w:rPr>
        <w:t>oftware</w:t>
      </w:r>
      <w:r w:rsidR="00876723">
        <w:rPr>
          <w:sz w:val="20"/>
          <w:szCs w:val="20"/>
        </w:rPr>
        <w:t xml:space="preserve">; (g) </w:t>
      </w:r>
      <w:r w:rsidR="000C3F53">
        <w:rPr>
          <w:sz w:val="20"/>
          <w:szCs w:val="20"/>
        </w:rPr>
        <w:t xml:space="preserve">to </w:t>
      </w:r>
      <w:r w:rsidR="00876723" w:rsidRPr="00DE7F31">
        <w:rPr>
          <w:sz w:val="20"/>
          <w:szCs w:val="20"/>
        </w:rPr>
        <w:t>reverse engineer, disassemble</w:t>
      </w:r>
      <w:r w:rsidR="00876723">
        <w:rPr>
          <w:sz w:val="20"/>
          <w:szCs w:val="20"/>
        </w:rPr>
        <w:t xml:space="preserve">, </w:t>
      </w:r>
      <w:r w:rsidR="00876723" w:rsidRPr="00DE7F31">
        <w:rPr>
          <w:sz w:val="20"/>
          <w:szCs w:val="20"/>
        </w:rPr>
        <w:t>decompile</w:t>
      </w:r>
      <w:r w:rsidR="00876723">
        <w:rPr>
          <w:sz w:val="20"/>
          <w:szCs w:val="20"/>
        </w:rPr>
        <w:t>, or attempt to discover or recreate the source code for</w:t>
      </w:r>
      <w:r w:rsidR="00876723" w:rsidRPr="00DE7F31">
        <w:rPr>
          <w:sz w:val="20"/>
          <w:szCs w:val="20"/>
        </w:rPr>
        <w:t xml:space="preserve"> </w:t>
      </w:r>
      <w:r w:rsidR="00876723">
        <w:rPr>
          <w:sz w:val="20"/>
          <w:szCs w:val="20"/>
        </w:rPr>
        <w:t xml:space="preserve">any API or software provided by Box; </w:t>
      </w:r>
      <w:r w:rsidR="000C3F53">
        <w:rPr>
          <w:sz w:val="20"/>
          <w:szCs w:val="20"/>
        </w:rPr>
        <w:t xml:space="preserve"> (h) to disseminate </w:t>
      </w:r>
      <w:r w:rsidR="004A2E6B">
        <w:rPr>
          <w:rFonts w:asciiTheme="minorHAnsi" w:eastAsia="Times New Roman" w:hAnsiTheme="minorHAnsi" w:cs="Times New Roman"/>
          <w:sz w:val="20"/>
          <w:szCs w:val="20"/>
        </w:rPr>
        <w:t>fraudulent</w:t>
      </w:r>
      <w:r w:rsidR="000C3F53">
        <w:rPr>
          <w:rFonts w:asciiTheme="minorHAnsi" w:eastAsia="Times New Roman" w:hAnsiTheme="minorHAnsi" w:cs="Times New Roman"/>
          <w:sz w:val="20"/>
          <w:szCs w:val="20"/>
        </w:rPr>
        <w:t xml:space="preserve"> materials including but not limited to spam, junk mail, chain letters, pyramid schemes, spyware, adware, viruses, worms, or any other malicious code</w:t>
      </w:r>
      <w:r w:rsidR="004A2E6B">
        <w:rPr>
          <w:rFonts w:asciiTheme="minorHAnsi" w:eastAsia="Times New Roman" w:hAnsiTheme="minorHAnsi" w:cs="Times New Roman"/>
          <w:sz w:val="20"/>
          <w:szCs w:val="20"/>
        </w:rPr>
        <w:t>;</w:t>
      </w:r>
      <w:r w:rsidR="000C3F53" w:rsidRPr="00262205">
        <w:rPr>
          <w:sz w:val="20"/>
          <w:szCs w:val="20"/>
        </w:rPr>
        <w:t xml:space="preserve"> </w:t>
      </w:r>
      <w:r w:rsidRPr="00262205">
        <w:rPr>
          <w:sz w:val="20"/>
          <w:szCs w:val="20"/>
        </w:rPr>
        <w:t>or (</w:t>
      </w:r>
      <w:proofErr w:type="spellStart"/>
      <w:r w:rsidR="004A2E6B">
        <w:rPr>
          <w:sz w:val="20"/>
          <w:szCs w:val="20"/>
        </w:rPr>
        <w:t>i</w:t>
      </w:r>
      <w:proofErr w:type="spellEnd"/>
      <w:r w:rsidRPr="00262205">
        <w:rPr>
          <w:sz w:val="20"/>
          <w:szCs w:val="20"/>
        </w:rPr>
        <w:t>) in violation of any applicable export law or regulation.</w:t>
      </w:r>
    </w:p>
    <w:p ns2:paraId="0000003F" ns2:textId="016FD561" w:rsidR="00CB146C" w:rsidRPr="00271378" w:rsidRDefault="000F268C">
      <w:commentRangeStart w:id="2"/>
      <w:pPr>
        <w:tabs>
          <w:tab w:val="left" w:pos="180"/>
          <w:tab w:val="left" w:pos="630"/>
        </w:tabs>
        <w:spacing w:after="120" w:line="240" w:lineRule="auto"/>
        <w:ind w:right="-90"/>
        <w:jc w:val="both"/>
        <w:rPr>
          <w:sz w:val="20"/>
        </w:rPr>
      </w:pPr>
      <w:r>
        <w:rPr>
          <w:b/>
          <w:sz w:val="20"/>
          <w:szCs w:val="20"/>
        </w:rPr>
        <w:t xml:space="preserve">2.3	Suspension of User Access to </w:t>
      </w:r>
      <w:del w:id="1007" w:author="Contracts.AI" w:date="2026-08-21T08:24:49Z">
        <w:r>
          <w:rPr>
            <w:b/>
            <w:sz w:val="20"/>
            <w:szCs w:val="20"/>
          </w:rPr>
          <w:delText xml:space="preserve">Service.   </w:delText>
        </w:r>
      </w:del>
      <w:ins w:id="1008" w:author="Contracts.AI" w:date="2026-08-21T08:24:49Z">
        <w:r>
          <w:rPr>
            <w:b/>
            <w:sz w:val="20"/>
            <w:szCs w:val="20"/>
          </w:rPr>
          <w:t xml:space="preserve">Service. </w:t>
        </w:r>
      </w:ins>
      <w:r>
        <w:rPr>
          <w:b/>
          <w:sz w:val="20"/>
          <w:szCs w:val="20"/>
        </w:rPr>
        <w:t xml:space="preserve">Box may suspend </w:t>
      </w:r>
      <w:del w:id="1009" w:author="Contracts.AI" w:date="2026-08-21T08:24:49Z">
        <w:r>
          <w:rPr>
            <w:b/>
            <w:sz w:val="20"/>
            <w:szCs w:val="20"/>
          </w:rPr>
          <w:delText xml:space="preserve">any Account or remove or disable any Content which Box reasonably and in good faith believes is in violation of this Agreement or any applicable laws or regulations.  For the avoidance of doubt, and unless otherwise provided for in the Agreement, Box's right to suspend any Account or remove or disable </w:delText>
        </w:r>
      </w:del>
      <w:r>
        <w:rPr>
          <w:b/>
          <w:sz w:val="20"/>
          <w:szCs w:val="20"/>
        </w:rPr>
        <w:t xml:space="preserve">access to </w:t>
      </w:r>
      <w:del w:id="1010" w:author="Contracts.AI" w:date="2026-08-21T08:24:49Z">
        <w:r>
          <w:rPr>
            <w:b/>
            <w:sz w:val="20"/>
            <w:szCs w:val="20"/>
          </w:rPr>
          <w:delText xml:space="preserve">Content </w:delText>
        </w:r>
      </w:del>
      <w:ins w:id="1011" w:author="Contracts.AI" w:date="2026-08-21T08:24:49Z">
        <w:r>
          <w:rPr>
            <w:b/>
            <w:sz w:val="20"/>
            <w:szCs w:val="20"/>
          </w:rPr>
          <w:t xml:space="preserve">the Box Service only (a) where Customer’s payment </w:t>
        </w:r>
      </w:ins>
      <w:r>
        <w:rPr>
          <w:b/>
          <w:sz w:val="20"/>
          <w:szCs w:val="20"/>
        </w:rPr>
        <w:t xml:space="preserve">is </w:t>
      </w:r>
      <w:del w:id="1012" w:author="Contracts.AI" w:date="2026-08-21T08:24:49Z">
        <w:r>
          <w:rPr>
            <w:b/>
            <w:sz w:val="20"/>
            <w:szCs w:val="20"/>
          </w:rPr>
          <w:delText xml:space="preserve">on a User-basis </w:delText>
        </w:r>
      </w:del>
      <w:ins w:id="1013" w:author="Contracts.AI" w:date="2026-08-21T08:24:49Z">
        <w:r>
          <w:rPr>
            <w:b/>
            <w:sz w:val="20"/>
            <w:szCs w:val="20"/>
          </w:rPr>
          <w:t xml:space="preserve">more than thirty (30) days overdue </w:t>
        </w:r>
      </w:ins>
      <w:r>
        <w:rPr>
          <w:b/>
          <w:sz w:val="20"/>
          <w:szCs w:val="20"/>
        </w:rPr>
        <w:t xml:space="preserve">and </w:t>
      </w:r>
      <w:del w:id="1014" w:author="Contracts.AI" w:date="2026-08-21T08:24:49Z">
        <w:r>
          <w:rPr>
            <w:b/>
            <w:sz w:val="20"/>
            <w:szCs w:val="20"/>
          </w:rPr>
          <w:delText xml:space="preserve">does not extend </w:delText>
        </w:r>
      </w:del>
      <w:ins w:id="1015" w:author="Contracts.AI" w:date="2026-08-21T08:24:49Z">
        <w:r>
          <w:rPr>
            <w:b/>
            <w:sz w:val="20"/>
            <w:szCs w:val="20"/>
          </w:rPr>
          <w:t xml:space="preserve">Box has provided Customer at least ten (10) days’ prior written notice and an opportunity </w:t>
        </w:r>
      </w:ins>
      <w:r>
        <w:rPr>
          <w:b/>
          <w:sz w:val="20"/>
          <w:szCs w:val="20"/>
        </w:rPr>
        <w:t xml:space="preserve">to </w:t>
      </w:r>
      <w:del w:id="1016" w:author="Contracts.AI" w:date="2026-08-21T08:24:49Z">
        <w:r>
          <w:rPr>
            <w:b/>
            <w:sz w:val="20"/>
            <w:szCs w:val="20"/>
          </w:rPr>
          <w:delText xml:space="preserve">Customer's entire User base.  Box agrees to provide Customer with reasonable notice of any such removal, suspension, or disablement before its implementation unless immediate removal, suspension, or disablement is necessary </w:delText>
        </w:r>
      </w:del>
      <w:ins w:id="1017" w:author="Contracts.AI" w:date="2026-08-21T08:24:49Z">
        <w:r>
          <w:rPr>
            <w:b/>
            <w:sz w:val="20"/>
            <w:szCs w:val="20"/>
          </w:rPr>
          <w:t xml:space="preserve">cure, (b) where required </w:t>
        </w:r>
      </w:ins>
      <w:r>
        <w:rPr>
          <w:b/>
          <w:sz w:val="20"/>
          <w:szCs w:val="20"/>
        </w:rPr>
        <w:t xml:space="preserve">to comply with legal process, law, </w:t>
      </w:r>
      <w:ins w:id="1018" w:author="Contracts.AI" w:date="2026-08-21T08:24:49Z">
        <w:r>
          <w:rPr>
            <w:b/>
            <w:sz w:val="20"/>
            <w:szCs w:val="20"/>
          </w:rPr>
          <w:t xml:space="preserve">or </w:t>
        </w:r>
      </w:ins>
      <w:r>
        <w:rPr>
          <w:b/>
          <w:sz w:val="20"/>
          <w:szCs w:val="20"/>
        </w:rPr>
        <w:t xml:space="preserve">regulation, or </w:t>
      </w:r>
      <w:del w:id="1019" w:author="Contracts.AI" w:date="2026-08-21T08:24:49Z">
        <w:r>
          <w:rPr>
            <w:b/>
            <w:sz w:val="20"/>
            <w:szCs w:val="20"/>
          </w:rPr>
          <w:delText xml:space="preserve">in order </w:delText>
        </w:r>
      </w:del>
      <w:ins w:id="1020" w:author="Contracts.AI" w:date="2026-08-21T08:24:49Z">
        <w:r>
          <w:rPr>
            <w:b/>
            <w:sz w:val="20"/>
            <w:szCs w:val="20"/>
          </w:rPr>
          <w:t xml:space="preserve">(c) where necessary to address a material security risk or </w:t>
        </w:r>
      </w:ins>
      <w:r>
        <w:rPr>
          <w:b/>
          <w:sz w:val="20"/>
          <w:szCs w:val="20"/>
        </w:rPr>
        <w:t xml:space="preserve">to prevent imminent harm to the Box Service or any third </w:t>
      </w:r>
      <w:del w:id="1021" w:author="Contracts.AI" w:date="2026-08-21T08:24:49Z">
        <w:r>
          <w:rPr>
            <w:b/>
            <w:sz w:val="20"/>
            <w:szCs w:val="20"/>
          </w:rPr>
          <w:delText xml:space="preserve">party, </w:delText>
        </w:r>
      </w:del>
      <w:ins w:id="1022" w:author="Contracts.AI" w:date="2026-08-21T08:24:49Z">
        <w:r>
          <w:rPr>
            <w:b/>
            <w:sz w:val="20"/>
            <w:szCs w:val="20"/>
          </w:rPr>
          <w:t xml:space="preserve">party; provided that, except </w:t>
        </w:r>
      </w:ins>
      <w:r>
        <w:rPr>
          <w:b/>
          <w:sz w:val="20"/>
          <w:szCs w:val="20"/>
        </w:rPr>
        <w:t xml:space="preserve">in </w:t>
      </w:r>
      <w:del w:id="1023" w:author="Contracts.AI" w:date="2026-08-21T08:24:49Z">
        <w:r>
          <w:rPr>
            <w:b/>
            <w:sz w:val="20"/>
            <w:szCs w:val="20"/>
          </w:rPr>
          <w:delText xml:space="preserve">which case </w:delText>
        </w:r>
      </w:del>
      <w:ins w:id="1024" w:author="Contracts.AI" w:date="2026-08-21T08:24:49Z">
        <w:r>
          <w:rPr>
            <w:b/>
            <w:sz w:val="20"/>
            <w:szCs w:val="20"/>
          </w:rPr>
          <w:t xml:space="preserve">the circumstances described in clauses (b) and (c), </w:t>
        </w:r>
      </w:ins>
      <w:r>
        <w:rPr>
          <w:b/>
          <w:sz w:val="20"/>
          <w:szCs w:val="20"/>
        </w:rPr>
        <w:t xml:space="preserve">Box will </w:t>
      </w:r>
      <w:del w:id="1025" w:author="Contracts.AI" w:date="2026-08-21T08:24:49Z">
        <w:r>
          <w:rPr>
            <w:b/>
            <w:sz w:val="20"/>
            <w:szCs w:val="20"/>
          </w:rPr>
          <w:delText xml:space="preserve">notify Customer </w:delText>
        </w:r>
      </w:del>
      <w:ins w:id="1026" w:author="Contracts.AI" w:date="2026-08-21T08:24:49Z">
        <w:r>
          <w:rPr>
            <w:b/>
            <w:sz w:val="20"/>
            <w:szCs w:val="20"/>
          </w:rPr>
          <w:t xml:space="preserve">provide advance notice and an opportunity to cure before any suspension. Any suspension will be limited in scope (including on a User-basis </w:t>
        </w:r>
      </w:ins>
      <w:r>
        <w:rPr>
          <w:b/>
          <w:sz w:val="20"/>
          <w:szCs w:val="20"/>
        </w:rPr>
        <w:t xml:space="preserve">to the extent </w:t>
      </w:r>
      <w:del w:id="1027" w:author="Contracts.AI" w:date="2026-08-21T08:24:49Z">
        <w:r>
          <w:rPr>
            <w:b/>
            <w:sz w:val="20"/>
            <w:szCs w:val="20"/>
          </w:rPr>
          <w:delText xml:space="preserve">allowed by </w:delText>
        </w:r>
      </w:del>
      <w:ins w:id="1028" w:author="Contracts.AI" w:date="2026-08-21T08:24:49Z">
        <w:r>
          <w:rPr>
            <w:b/>
            <w:sz w:val="20"/>
            <w:szCs w:val="20"/>
          </w:rPr>
          <w:t xml:space="preserve">practicable), duration, and functionality affected to what is strictly necessary to address the </w:t>
        </w:r>
      </w:ins>
      <w:r>
        <w:rPr>
          <w:b/>
          <w:sz w:val="20"/>
          <w:szCs w:val="20"/>
        </w:rPr>
        <w:t xml:space="preserve">applicable </w:t>
      </w:r>
      <w:del w:id="1029" w:author="Contracts.AI" w:date="2026-08-21T08:24:49Z">
        <w:r>
          <w:rPr>
            <w:b/>
            <w:sz w:val="20"/>
            <w:szCs w:val="20"/>
          </w:rPr>
          <w:delText xml:space="preserve">law of such removal, suspension, or disablement, as soon as reasonably practicable thereafter.</w:delText>
        </w:r>
      </w:del>
      <w:ins w:id="1030" w:author="Contracts.AI" w:date="2026-08-21T08:24:49Z">
        <w:r>
          <w:rPr>
            <w:b/>
            <w:sz w:val="20"/>
            <w:szCs w:val="20"/>
          </w:rPr>
          <w:t xml:space="preserve">issue, and Box will restore access promptly after the issue is resolved.</w:t>
        </w:r>
      </w:ins>
      <w:commentRangeEnd w:id="2"/>
      <w:r>
        <w:rPr>
          <w:rStyle w:val="CommentReference"/>
        </w:rPr>
        <w:commentReference w:id="2"/>
      </w:r>
    </w:p>
    <w:p ns2:paraId="00000040" ns2:textId="43555FE5" w:rsidR="00CB146C" w:rsidRPr="00262205" w:rsidRDefault="000F268C">
      <w:pPr>
        <w:keepNext/>
        <w:tabs>
          <w:tab w:val="left" w:pos="180"/>
          <w:tab w:val="left" w:pos="630"/>
        </w:tabs>
        <w:spacing w:after="120" w:line="240" w:lineRule="auto"/>
        <w:ind w:right="-90"/>
        <w:jc w:val="both"/>
        <w:rPr>
          <w:b/>
          <w:sz w:val="20"/>
          <w:szCs w:val="20"/>
        </w:rPr>
      </w:pPr>
      <w:r w:rsidRPr="00262205">
        <w:rPr>
          <w:b/>
          <w:sz w:val="20"/>
          <w:szCs w:val="20"/>
        </w:rPr>
        <w:t xml:space="preserve">Section 3. </w:t>
      </w:r>
      <w:r w:rsidRPr="00262205">
        <w:rPr>
          <w:b/>
          <w:sz w:val="20"/>
          <w:szCs w:val="20"/>
        </w:rPr>
        <w:tab/>
        <w:t xml:space="preserve">Non-Box Applications and Services. </w:t>
      </w:r>
      <w:r w:rsidRPr="00262205">
        <w:rPr>
          <w:sz w:val="20"/>
          <w:szCs w:val="20"/>
        </w:rPr>
        <w:t>Customer or Users</w:t>
      </w:r>
      <w:r w:rsidR="005D625E" w:rsidRPr="00262205">
        <w:rPr>
          <w:sz w:val="20"/>
          <w:szCs w:val="20"/>
        </w:rPr>
        <w:t xml:space="preserve"> </w:t>
      </w:r>
      <w:r w:rsidRPr="00262205">
        <w:rPr>
          <w:sz w:val="20"/>
          <w:szCs w:val="20"/>
        </w:rPr>
        <w:t>may choose to use optional third-party applications, services or products, which are licensed by their provider to Customer or Users, (“</w:t>
      </w:r>
      <w:r w:rsidRPr="00262205">
        <w:rPr>
          <w:b/>
          <w:sz w:val="20"/>
          <w:szCs w:val="20"/>
        </w:rPr>
        <w:t>Third-Party Products</w:t>
      </w:r>
      <w:r w:rsidRPr="00262205">
        <w:rPr>
          <w:sz w:val="20"/>
          <w:szCs w:val="20"/>
        </w:rPr>
        <w:t xml:space="preserve">”) in connection with the Box Service.  Customer acknowledges that if Customer </w:t>
      </w:r>
      <w:r w:rsidR="007E5CBD">
        <w:rPr>
          <w:sz w:val="20"/>
          <w:szCs w:val="20"/>
        </w:rPr>
        <w:t xml:space="preserve">or Users </w:t>
      </w:r>
      <w:r w:rsidRPr="00262205">
        <w:rPr>
          <w:sz w:val="20"/>
          <w:szCs w:val="20"/>
        </w:rPr>
        <w:t>choose to use</w:t>
      </w:r>
      <w:r w:rsidR="00FB7FF3" w:rsidRPr="00262205">
        <w:rPr>
          <w:sz w:val="20"/>
          <w:szCs w:val="20"/>
        </w:rPr>
        <w:t xml:space="preserve"> </w:t>
      </w:r>
      <w:r w:rsidRPr="00262205">
        <w:rPr>
          <w:sz w:val="20"/>
          <w:szCs w:val="20"/>
        </w:rPr>
        <w:t xml:space="preserve">any Third-Party Products in connection with the Box Service, Box will give effect to </w:t>
      </w:r>
      <w:r w:rsidR="000817CB">
        <w:rPr>
          <w:sz w:val="20"/>
          <w:szCs w:val="20"/>
        </w:rPr>
        <w:t>such</w:t>
      </w:r>
      <w:r w:rsidR="007E5CBD">
        <w:rPr>
          <w:sz w:val="20"/>
          <w:szCs w:val="20"/>
        </w:rPr>
        <w:t xml:space="preserve"> </w:t>
      </w:r>
      <w:r w:rsidRPr="00262205">
        <w:rPr>
          <w:sz w:val="20"/>
          <w:szCs w:val="20"/>
        </w:rPr>
        <w:t xml:space="preserve">instruction as needed and as it relates to </w:t>
      </w:r>
      <w:r w:rsidR="000817CB">
        <w:rPr>
          <w:sz w:val="20"/>
          <w:szCs w:val="20"/>
        </w:rPr>
        <w:t>the</w:t>
      </w:r>
      <w:r w:rsidR="007E5CBD">
        <w:rPr>
          <w:sz w:val="20"/>
          <w:szCs w:val="20"/>
        </w:rPr>
        <w:t xml:space="preserve"> </w:t>
      </w:r>
      <w:r w:rsidRPr="00262205">
        <w:rPr>
          <w:sz w:val="20"/>
          <w:szCs w:val="20"/>
        </w:rPr>
        <w:t xml:space="preserve">use of such Third-Party Products. </w:t>
      </w:r>
      <w:r w:rsidR="000817CB">
        <w:rPr>
          <w:sz w:val="20"/>
          <w:szCs w:val="20"/>
        </w:rPr>
        <w:t>U</w:t>
      </w:r>
      <w:r w:rsidRPr="00262205">
        <w:rPr>
          <w:sz w:val="20"/>
          <w:szCs w:val="20"/>
        </w:rPr>
        <w:t xml:space="preserve">se of any Third-Party Products and any exchange of any information between Customer </w:t>
      </w:r>
      <w:r w:rsidR="007E5CBD">
        <w:rPr>
          <w:sz w:val="20"/>
          <w:szCs w:val="20"/>
        </w:rPr>
        <w:t xml:space="preserve">or User </w:t>
      </w:r>
      <w:r w:rsidRPr="00262205">
        <w:rPr>
          <w:sz w:val="20"/>
          <w:szCs w:val="20"/>
        </w:rPr>
        <w:t xml:space="preserve">and a third-party provider of a Third-Party Product is solely between Customer and the applicable third-party provider. Box makes no warranties of any kind and assumes no liability whatsoever for Customer’s or User’s use of any Third-Party Products. </w:t>
      </w:r>
    </w:p>
    <w:p ns2:paraId="00000041" ns2:textId="77777777" w:rsidR="00CB146C" w:rsidRPr="00262205" w:rsidRDefault="000F268C">
      <w:commentRangeStart w:id="3"/>
      <w:pPr>
        <w:keepNext/>
        <w:tabs>
          <w:tab w:val="left" w:pos="180"/>
          <w:tab w:val="left" w:pos="630"/>
        </w:tabs>
        <w:spacing w:after="120" w:line="240" w:lineRule="auto"/>
        <w:ind w:right="-90"/>
        <w:jc w:val="both"/>
        <w:rPr>
          <w:b/>
          <w:sz w:val="20"/>
          <w:szCs w:val="20"/>
        </w:rPr>
      </w:pPr>
      <w:r>
        <w:rPr>
          <w:b/>
          <w:sz w:val="20"/>
          <w:szCs w:val="20"/>
        </w:rPr>
        <w:t xml:space="preserve">Section </w:t>
      </w:r>
      <w:del w:id="1031" w:author="Contracts.AI" w:date="2026-08-21T08:24:49Z">
        <w:r>
          <w:rPr>
            <w:b/>
            <w:sz w:val="20"/>
            <w:szCs w:val="20"/>
          </w:rPr>
          <w:delText xml:space="preserve">4.	</w:delText>
        </w:r>
      </w:del>
      <w:ins w:id="1032" w:author="Contracts.AI" w:date="2026-08-21T08:24:49Z">
        <w:r>
          <w:rPr>
            <w:b/>
            <w:sz w:val="20"/>
            <w:szCs w:val="20"/>
          </w:rPr>
          <w:t xml:space="preserve">4. </w:t>
        </w:r>
      </w:ins>
      <w:r>
        <w:rPr>
          <w:b/>
          <w:sz w:val="20"/>
          <w:szCs w:val="20"/>
        </w:rPr>
        <w:t xml:space="preserve">Content Security; Data Privacy
</w:t>
      </w:r>
      <w:del w:id="1033" w:author="Contracts.AI" w:date="2026-08-21T08:24:49Z">
        <w:r>
          <w:rPr>
            <w:b/>
            <w:sz w:val="20"/>
            <w:szCs w:val="20"/>
          </w:rPr>
          <w:delText xml:space="preserve">4.1	</w:delText>
        </w:r>
      </w:del>
      <w:ins w:id="1034" w:author="Contracts.AI" w:date="2026-08-21T08:24:49Z">
        <w:r>
          <w:rPr>
            <w:b/>
            <w:sz w:val="20"/>
            <w:szCs w:val="20"/>
          </w:rPr>
          <w:t xml:space="preserve">4.1 </w:t>
        </w:r>
      </w:ins>
      <w:r>
        <w:rPr>
          <w:b/>
          <w:sz w:val="20"/>
          <w:szCs w:val="20"/>
        </w:rPr>
        <w:t xml:space="preserve">Security. During the Term of this Agreement, Box will implement and maintain </w:t>
      </w:r>
      <w:del w:id="1035" w:author="Contracts.AI" w:date="2026-08-21T08:24:49Z">
        <w:r>
          <w:rPr>
            <w:b/>
            <w:sz w:val="20"/>
            <w:szCs w:val="20"/>
          </w:rPr>
          <w:delText xml:space="preserve">commercially reasonable </w:delText>
        </w:r>
      </w:del>
      <w:ins w:id="1036" w:author="Contracts.AI" w:date="2026-08-21T08:24:49Z">
        <w:r>
          <w:rPr>
            <w:b/>
            <w:sz w:val="20"/>
            <w:szCs w:val="20"/>
          </w:rPr>
          <w:t xml:space="preserve">an information security programme aligned with ISO 27001 or SOC 2 Type II and will maintain appropriate </w:t>
        </w:r>
      </w:ins>
      <w:r>
        <w:rPr>
          <w:b/>
          <w:sz w:val="20"/>
          <w:szCs w:val="20"/>
        </w:rPr>
        <w:t xml:space="preserve">administrative, physical and technical safeguards and measures </w:t>
      </w:r>
      <w:ins w:id="1037" w:author="Contracts.AI" w:date="2026-08-21T08:24:49Z">
        <w:r>
          <w:rPr>
            <w:b/>
            <w:sz w:val="20"/>
            <w:szCs w:val="20"/>
          </w:rPr>
          <w:t xml:space="preserve">designed </w:t>
        </w:r>
      </w:ins>
      <w:r>
        <w:rPr>
          <w:b/>
          <w:sz w:val="20"/>
          <w:szCs w:val="20"/>
        </w:rPr>
        <w:t xml:space="preserve">to protect against unauthorized access to Production </w:t>
      </w:r>
      <w:del w:id="1038" w:author="Contracts.AI" w:date="2026-08-21T08:24:49Z">
        <w:r>
          <w:rPr>
            <w:b/>
            <w:sz w:val="20"/>
            <w:szCs w:val="20"/>
          </w:rPr>
          <w:delText xml:space="preserve">Data.  Such </w:delText>
        </w:r>
      </w:del>
      <w:ins w:id="1039" w:author="Contracts.AI" w:date="2026-08-21T08:24:49Z">
        <w:r>
          <w:rPr>
            <w:b/>
            <w:sz w:val="20"/>
            <w:szCs w:val="20"/>
          </w:rPr>
          <w:t xml:space="preserve">Data. Box's </w:t>
        </w:r>
      </w:ins>
      <w:r>
        <w:rPr>
          <w:b/>
          <w:sz w:val="20"/>
          <w:szCs w:val="20"/>
        </w:rPr>
        <w:t xml:space="preserve">security </w:t>
      </w:r>
      <w:del w:id="1040" w:author="Contracts.AI" w:date="2026-08-21T08:24:49Z">
        <w:r>
          <w:rPr>
            <w:b/>
            <w:sz w:val="20"/>
            <w:szCs w:val="20"/>
          </w:rPr>
          <w:delText xml:space="preserve">program will conform </w:delText>
        </w:r>
      </w:del>
      <w:ins w:id="1041" w:author="Contracts.AI" w:date="2026-08-21T08:24:49Z">
        <w:r>
          <w:rPr>
            <w:b/>
            <w:sz w:val="20"/>
            <w:szCs w:val="20"/>
          </w:rPr>
          <w:t xml:space="preserve">programme and controls applicable </w:t>
        </w:r>
      </w:ins>
      <w:r>
        <w:rPr>
          <w:b/>
          <w:sz w:val="20"/>
          <w:szCs w:val="20"/>
        </w:rPr>
        <w:t xml:space="preserve">to </w:t>
      </w:r>
      <w:ins w:id="1042" w:author="Contracts.AI" w:date="2026-08-21T08:24:49Z">
        <w:r>
          <w:rPr>
            <w:b/>
            <w:sz w:val="20"/>
            <w:szCs w:val="20"/>
          </w:rPr>
          <w:t xml:space="preserve">the Services are described in </w:t>
        </w:r>
      </w:ins>
      <w:r>
        <w:rPr>
          <w:b/>
          <w:sz w:val="20"/>
          <w:szCs w:val="20"/>
        </w:rPr>
        <w:t xml:space="preserve">the Box Security Practices </w:t>
      </w:r>
      <w:ins w:id="1043" w:author="Contracts.AI" w:date="2026-08-21T08:24:49Z">
        <w:r>
          <w:rPr>
            <w:b/>
            <w:sz w:val="20"/>
            <w:szCs w:val="20"/>
          </w:rPr>
          <w:t xml:space="preserve">attached </w:t>
        </w:r>
      </w:ins>
      <w:r>
        <w:rPr>
          <w:b/>
          <w:sz w:val="20"/>
          <w:szCs w:val="20"/>
        </w:rPr>
        <w:t xml:space="preserve">as </w:t>
      </w:r>
      <w:del w:id="1044" w:author="Contracts.AI" w:date="2026-08-21T08:24:49Z">
        <w:r>
          <w:rPr>
            <w:b/>
            <w:sz w:val="20"/>
            <w:szCs w:val="20"/>
          </w:rPr>
          <w:delText xml:space="preserve">incorporated here </w:delText>
        </w:r>
      </w:del>
      <w:ins w:id="1045" w:author="Contracts.AI" w:date="2026-08-21T08:24:49Z">
        <w:r>
          <w:rPr>
            <w:b/>
            <w:sz w:val="20"/>
            <w:szCs w:val="20"/>
          </w:rPr>
          <w:t xml:space="preserve">Exhibit [__] (incorporated as of the Agreement Effective Date) </w:t>
        </w:r>
      </w:ins>
      <w:r>
        <w:rPr>
          <w:b/>
          <w:sz w:val="20"/>
          <w:szCs w:val="20"/>
        </w:rPr>
        <w:t xml:space="preserve">and </w:t>
      </w:r>
      <w:del w:id="1046" w:author="Contracts.AI" w:date="2026-08-21T08:24:49Z">
        <w:r>
          <w:rPr>
            <w:b/>
            <w:sz w:val="20"/>
            <w:szCs w:val="20"/>
          </w:rPr>
          <w:delText xml:space="preserve">delineated </w:delText>
        </w:r>
      </w:del>
      <w:r>
        <w:rPr>
          <w:b/>
          <w:sz w:val="20"/>
          <w:szCs w:val="20"/>
        </w:rPr>
        <w:t xml:space="preserve">in </w:t>
      </w:r>
      <w:del w:id="1047" w:author="Contracts.AI" w:date="2026-08-21T08:24:49Z">
        <w:r>
          <w:rPr>
            <w:b/>
            <w:sz w:val="20"/>
            <w:szCs w:val="20"/>
          </w:rPr>
          <w:delText xml:space="preserve">the following link: http://www.box.com/legal/product-terms. </w:delText>
        </w:r>
      </w:del>
      <w:r>
        <w:rPr>
          <w:b/>
          <w:sz w:val="20"/>
          <w:szCs w:val="20"/>
        </w:rPr>
        <w:t xml:space="preserve">Box's </w:t>
      </w:r>
      <w:del w:id="1048" w:author="Contracts.AI" w:date="2026-08-21T08:24:49Z">
        <w:r>
          <w:rPr>
            <w:b/>
            <w:sz w:val="20"/>
            <w:szCs w:val="20"/>
          </w:rPr>
          <w:delText xml:space="preserve">Service Organization Control 1 ("SOC1") and </w:delText>
        </w:r>
      </w:del>
      <w:r>
        <w:rPr>
          <w:b/>
          <w:sz w:val="20"/>
          <w:szCs w:val="20"/>
        </w:rPr>
        <w:t xml:space="preserve">Service Organization Control 2 ("SOC2") Type II audit </w:t>
      </w:r>
      <w:del w:id="1049" w:author="Contracts.AI" w:date="2026-08-21T08:24:49Z">
        <w:r>
          <w:rPr>
            <w:b/>
            <w:sz w:val="20"/>
            <w:szCs w:val="20"/>
          </w:rPr>
          <w:delText xml:space="preserve">reports </w:delText>
        </w:r>
      </w:del>
      <w:ins w:id="1050" w:author="Contracts.AI" w:date="2026-08-21T08:24:49Z">
        <w:r>
          <w:rPr>
            <w:b/>
            <w:sz w:val="20"/>
            <w:szCs w:val="20"/>
          </w:rPr>
          <w:t xml:space="preserve">report(s) </w:t>
        </w:r>
      </w:ins>
      <w:r>
        <w:rPr>
          <w:b/>
          <w:sz w:val="20"/>
          <w:szCs w:val="20"/>
        </w:rPr>
        <w:t xml:space="preserve">(or substantially similar industry-standard </w:t>
      </w:r>
      <w:del w:id="1051" w:author="Contracts.AI" w:date="2026-08-21T08:24:49Z">
        <w:r>
          <w:rPr>
            <w:b/>
            <w:sz w:val="20"/>
            <w:szCs w:val="20"/>
          </w:rPr>
          <w:delText xml:space="preserve">reports) </w:delText>
        </w:r>
      </w:del>
      <w:ins w:id="1052" w:author="Contracts.AI" w:date="2026-08-21T08:24:49Z">
        <w:r>
          <w:rPr>
            <w:b/>
            <w:sz w:val="20"/>
            <w:szCs w:val="20"/>
          </w:rPr>
          <w:t xml:space="preserve">report(s)) </w:t>
        </w:r>
      </w:ins>
      <w:r>
        <w:rPr>
          <w:b/>
          <w:sz w:val="20"/>
          <w:szCs w:val="20"/>
        </w:rPr>
        <w:t xml:space="preserve">(collectively referred to as "Audit </w:t>
      </w:r>
      <w:del w:id="1053" w:author="Contracts.AI" w:date="2026-08-21T08:24:49Z">
        <w:r>
          <w:rPr>
            <w:b/>
            <w:sz w:val="20"/>
            <w:szCs w:val="20"/>
          </w:rPr>
          <w:delText xml:space="preserve">Reports") further describe Box's safeguards and measures. </w:delText>
        </w:r>
      </w:del>
      <w:ins w:id="1054" w:author="Contracts.AI" w:date="2026-08-21T08:24:49Z">
        <w:r>
          <w:rPr>
            <w:b/>
            <w:sz w:val="20"/>
            <w:szCs w:val="20"/>
          </w:rPr>
          <w:t xml:space="preserve">Reports"). </w:t>
        </w:r>
      </w:ins>
      <w:r>
        <w:rPr>
          <w:b/>
          <w:sz w:val="20"/>
          <w:szCs w:val="20"/>
        </w:rPr>
        <w:t xml:space="preserve">Box will maintain the Audit Reports during the Term and will provide a copy to Customer </w:t>
      </w:r>
      <w:ins w:id="1055" w:author="Contracts.AI" w:date="2026-08-21T08:24:49Z">
        <w:r>
          <w:rPr>
            <w:b/>
            <w:sz w:val="20"/>
            <w:szCs w:val="20"/>
          </w:rPr>
          <w:t xml:space="preserve">no more than </w:t>
        </w:r>
      </w:ins>
      <w:r>
        <w:rPr>
          <w:b/>
          <w:sz w:val="20"/>
          <w:szCs w:val="20"/>
        </w:rPr>
        <w:t xml:space="preserve">once per year upon Customer's written </w:t>
      </w:r>
      <w:del w:id="1056" w:author="Contracts.AI" w:date="2026-08-21T08:24:49Z">
        <w:r>
          <w:rPr>
            <w:b/>
            <w:sz w:val="20"/>
            <w:szCs w:val="20"/>
          </w:rPr>
          <w:delText xml:space="preserve">request. </w:delText>
        </w:r>
      </w:del>
      <w:ins w:id="1057" w:author="Contracts.AI" w:date="2026-08-21T08:24:49Z">
        <w:r>
          <w:rPr>
            <w:b/>
            <w:sz w:val="20"/>
            <w:szCs w:val="20"/>
          </w:rPr>
          <w:t xml:space="preserve">request, and Box will also respond to Customer's reasonable security due-diligence enquiries, including completion of Customer's reasonable security questionnaires. Following any Security Incident, Customer may, upon reasonable notice and during normal business hours, conduct an audit of the controls relevant to such Security Incident, subject to Box's reasonable confidentiality and security requirements. </w:t>
        </w:r>
      </w:ins>
      <w:r>
        <w:rPr>
          <w:b/>
          <w:sz w:val="20"/>
          <w:szCs w:val="20"/>
        </w:rPr>
        <w:t xml:space="preserve">During the Term, Box will not materially diminish the overall protection provided by the controls set forth in </w:t>
      </w:r>
      <w:ins w:id="1058" w:author="Contracts.AI" w:date="2026-08-21T08:24:49Z">
        <w:r>
          <w:rPr>
            <w:b/>
            <w:sz w:val="20"/>
            <w:szCs w:val="20"/>
          </w:rPr>
          <w:t xml:space="preserve">the </w:t>
        </w:r>
      </w:ins>
      <w:r>
        <w:rPr>
          <w:b/>
          <w:sz w:val="20"/>
          <w:szCs w:val="20"/>
        </w:rPr>
        <w:t xml:space="preserve">Box Security Practices and the </w:t>
      </w:r>
      <w:del w:id="1059" w:author="Contracts.AI" w:date="2026-08-21T08:24:49Z">
        <w:r>
          <w:rPr>
            <w:b/>
            <w:sz w:val="20"/>
            <w:szCs w:val="20"/>
          </w:rPr>
          <w:delText xml:space="preserve">recent </w:delText>
        </w:r>
      </w:del>
      <w:r>
        <w:rPr>
          <w:b/>
          <w:sz w:val="20"/>
          <w:szCs w:val="20"/>
        </w:rPr>
        <w:t xml:space="preserve">Audit Reports in effect as of the Agreement Effective Date.</w:t>
      </w:r>
      <w:commentRangeEnd w:id="3"/>
      <w:r>
        <w:rPr>
          <w:rStyle w:val="CommentReference"/>
        </w:rPr>
        <w:commentReference w:id="3"/>
      </w:r>
    </w:p>
    <w:p ns2:paraId="00000042" ns2:textId="0A032C41" w:rsidR="00CB146C" w:rsidRPr="00262205" w:rsidRDefault="000F268C">
      <w:pPr>
        <w:tabs>
          <w:tab w:val="left" w:pos="180"/>
          <w:tab w:val="left" w:pos="630"/>
        </w:tabs>
        <w:spacing w:after="120" w:line="240" w:lineRule="auto"/>
        <w:ind w:right="-86"/>
        <w:jc w:val="both"/>
        <w:rPr>
          <w:sz w:val="20"/>
          <w:szCs w:val="20"/>
          <w:del w:id="1060" w:author="Contracts.AI" w:date="2026-08-21T08:24:49Z"/>
        </w:rPr>
      </w:pPr>
      <w:del w:id="1061" w:author="Contracts.AI" w:date="2026-08-21T08:24:49Z">
        <w:r>
          <w:rPr>
            <w:b/>
            <w:sz w:val="20"/>
            <w:szCs w:val="20"/>
          </w:rPr>
          <w:delText xml:space="preserve">4.1Security. During the Term of this Agreement, Box will implement and maintain commercially reasonable administrative, physical and technical safeguards and measures to protect against unauthorized access to Production Data.  Such security program will conform to the Box Security Practices as incorporated here and delineated in the following link: http://www.box.com/legal/product-terms. Box’s Service Organization Control 1 (“SOC1”) and Service Organization Control 2 (“SOC2”) Type II audit reports (or substantially similar industry-standard reports) (collectively referred to as “Audit Reports”) further describe Box’s safeguards and measures. Box will maintain the Audit Reports during the Term and will provide a copy to Customer once per year upon Customer’s written request. During the Term, Box will not materially diminish the overall protection provided by the controls set forth in Box Security Practices and the recent Audit Reports in effect as of the Agreement Effective Date.</w:delText>
        </w:r>
      </w:del>
    </w:p>
    <w:p ns2:paraId="00000043" ns2:textId="4E69B953" w:rsidR="00CB146C" w:rsidRPr="00262205" w:rsidRDefault="000F268C">
      <w:pPr>
        <w:tabs>
          <w:tab w:val="left" w:pos="180"/>
          <w:tab w:val="left" w:pos="630"/>
        </w:tabs>
        <w:spacing w:after="120" w:line="240" w:lineRule="auto"/>
        <w:ind w:right="-90"/>
        <w:jc w:val="both"/>
        <w:rPr>
          <w:sz w:val="20"/>
          <w:szCs w:val="20"/>
        </w:rPr>
      </w:pPr>
      <w:r w:rsidRPr="00262205">
        <w:rPr>
          <w:b/>
          <w:sz w:val="20"/>
          <w:szCs w:val="20"/>
        </w:rPr>
        <w:t>4.2</w:t>
      </w:r>
      <w:r w:rsidRPr="00262205">
        <w:rPr>
          <w:b/>
          <w:sz w:val="20"/>
          <w:szCs w:val="20"/>
        </w:rPr>
        <w:tab/>
        <w:t xml:space="preserve">Content Storage Location.  </w:t>
      </w:r>
      <w:r w:rsidRPr="00262205">
        <w:rPr>
          <w:sz w:val="20"/>
          <w:szCs w:val="20"/>
        </w:rPr>
        <w:t xml:space="preserve">The Box Service is provided from the United States and </w:t>
      </w:r>
      <w:r w:rsidR="00AD27CE">
        <w:rPr>
          <w:sz w:val="20"/>
          <w:szCs w:val="20"/>
        </w:rPr>
        <w:t>Production Data</w:t>
      </w:r>
      <w:r w:rsidR="00AD27CE" w:rsidRPr="00262205">
        <w:rPr>
          <w:sz w:val="20"/>
          <w:szCs w:val="20"/>
        </w:rPr>
        <w:t xml:space="preserve"> </w:t>
      </w:r>
      <w:r w:rsidRPr="00262205">
        <w:rPr>
          <w:sz w:val="20"/>
          <w:szCs w:val="20"/>
        </w:rPr>
        <w:t xml:space="preserve">is stored in the United States.  Notwithstanding the foregoing, Customer understands that nothing herein prohibits: (a) Users from accessing the Box Service, including Content, outside of the United States (subject to applicable law); and (b) Processing information outside of the United States by Box. </w:t>
      </w:r>
    </w:p>
    <w:p ns2:paraId="00000044" ns2:textId="3A598B48" w:rsidR="00CB146C" w:rsidRPr="00271378" w:rsidRDefault="000F268C">
      <w:commentRangeStart w:id="4"/>
      <w:pPr>
        <w:tabs>
          <w:tab w:val="left" w:pos="180"/>
          <w:tab w:val="left" w:pos="630"/>
        </w:tabs>
        <w:spacing w:after="120" w:line="240" w:lineRule="auto"/>
        <w:ind w:right="-90"/>
        <w:jc w:val="both"/>
        <w:rPr>
          <w:sz w:val="20"/>
        </w:rPr>
      </w:pPr>
      <w:r>
        <w:rPr>
          <w:b/>
          <w:sz w:val="20"/>
          <w:szCs w:val="20"/>
        </w:rPr>
        <w:t xml:space="preserve">4.3	Data Protection and Onward Transfer of </w:t>
      </w:r>
      <w:del w:id="1062" w:author="Contracts.AI" w:date="2026-08-21T08:24:49Z">
        <w:r>
          <w:rPr>
            <w:b/>
            <w:sz w:val="20"/>
            <w:szCs w:val="20"/>
          </w:rPr>
          <w:delText xml:space="preserve">Data.  </w:delText>
        </w:r>
      </w:del>
      <w:ins w:id="1063" w:author="Contracts.AI" w:date="2026-08-21T08:24:49Z">
        <w:r>
          <w:rPr>
            <w:b/>
            <w:sz w:val="20"/>
            <w:szCs w:val="20"/>
          </w:rPr>
          <w:t xml:space="preserve">Data. </w:t>
        </w:r>
      </w:ins>
      <w:r>
        <w:rPr>
          <w:b/>
          <w:sz w:val="20"/>
          <w:szCs w:val="20"/>
        </w:rPr>
        <w:t xml:space="preserve">In the course of providing the Box Service, Box may Process Personal Data that is in Content ("Customer Personal Data") on behalf of Customer and, in such event, Customer instructs Box to Process Customer Personal Data: (a) to provide the Box Service (in accordance with the features and functionality of the Box Service); (b) to enable User initiated actions on the Box Service; (c) as set forth in the Agreement or applicable Order; and (d) as further documented by a mutually agreed upon written instruction given by Customer and accepted by Box. </w:t>
      </w:r>
      <w:ins w:id="1064" w:author="Contracts.AI" w:date="2026-08-21T08:24:49Z">
        <w:r>
          <w:rPr>
            <w:b/>
            <w:sz w:val="20"/>
            <w:szCs w:val="20"/>
          </w:rPr>
          <w:t xml:space="preserve">To the extent Box Processes Customer Personal Data on behalf of Customer, the Parties shall execute Box's data processing addendum ("DPA") attached to this Agreement, which DPA shall apply to such Processing and shall incorporate the Standard Contractual Clauses where required by applicable law. </w:t>
        </w:r>
      </w:ins>
      <w:r>
        <w:rPr>
          <w:b/>
          <w:sz w:val="20"/>
          <w:szCs w:val="20"/>
        </w:rPr>
        <w:t xml:space="preserve">The Parties agree to comply with the applicable Data Protection Legislation for onward transfer of Customer Personal </w:t>
      </w:r>
      <w:del w:id="1065" w:author="Contracts.AI" w:date="2026-08-21T08:24:49Z">
        <w:r>
          <w:rPr>
            <w:b/>
            <w:sz w:val="20"/>
            <w:szCs w:val="20"/>
          </w:rPr>
          <w:delText xml:space="preserve">Data.  </w:delText>
        </w:r>
      </w:del>
      <w:ins w:id="1066" w:author="Contracts.AI" w:date="2026-08-21T08:24:49Z">
        <w:r>
          <w:rPr>
            <w:b/>
            <w:sz w:val="20"/>
            <w:szCs w:val="20"/>
          </w:rPr>
          <w:t xml:space="preserve">Data, and </w:t>
        </w:r>
      </w:ins>
      <w:r>
        <w:rPr>
          <w:b/>
          <w:sz w:val="20"/>
          <w:szCs w:val="20"/>
        </w:rPr>
        <w:t xml:space="preserve">Box will maintain, during the Subscription Period, a legally recognized method for onward transfer of Customer Personal Data </w:t>
      </w:r>
      <w:del w:id="1067" w:author="Contracts.AI" w:date="2026-08-21T08:24:49Z">
        <w:r>
          <w:rPr>
            <w:b/>
            <w:sz w:val="20"/>
            <w:szCs w:val="20"/>
          </w:rPr>
          <w:delText xml:space="preserve">such as Binding Corporate Rules for Processors, (each as defined under Data Protection Legislation) or other substantially similar mechanism as may be required by </w:delText>
        </w:r>
      </w:del>
      <w:ins w:id="1068" w:author="Contracts.AI" w:date="2026-08-21T08:24:49Z">
        <w:r>
          <w:rPr>
            <w:b/>
            <w:sz w:val="20"/>
            <w:szCs w:val="20"/>
          </w:rPr>
          <w:t xml:space="preserve">in accordance with the DPA and </w:t>
        </w:r>
      </w:ins>
      <w:r>
        <w:rPr>
          <w:b/>
          <w:sz w:val="20"/>
          <w:szCs w:val="20"/>
        </w:rPr>
        <w:t xml:space="preserve">applicable law.</w:t>
      </w:r>
      <w:commentRangeEnd w:id="4"/>
      <w:r>
        <w:rPr>
          <w:rStyle w:val="CommentReference"/>
        </w:rPr>
        <w:commentReference w:id="4"/>
      </w:r>
    </w:p>
    <w:p ns2:paraId="00000045" ns2:textId="77777777" w:rsidR="00CB146C" w:rsidRPr="00262205" w:rsidRDefault="000F268C">
      <w:pPr>
        <w:keepNext/>
        <w:tabs>
          <w:tab w:val="left" w:pos="180"/>
          <w:tab w:val="left" w:pos="630"/>
        </w:tabs>
        <w:spacing w:after="120" w:line="240" w:lineRule="auto"/>
        <w:ind w:right="-90"/>
        <w:jc w:val="both"/>
        <w:rPr>
          <w:b/>
          <w:sz w:val="20"/>
          <w:szCs w:val="20"/>
        </w:rPr>
      </w:pPr>
      <w:r w:rsidRPr="00262205">
        <w:rPr>
          <w:b/>
          <w:sz w:val="20"/>
          <w:szCs w:val="20"/>
        </w:rPr>
        <w:lastRenderedPageBreak/>
        <w:t>Section 5.</w:t>
      </w:r>
      <w:r w:rsidRPr="00262205">
        <w:rPr>
          <w:b/>
          <w:sz w:val="20"/>
          <w:szCs w:val="20"/>
        </w:rPr>
        <w:tab/>
        <w:t xml:space="preserve">Customer Responsibilities </w:t>
      </w:r>
    </w:p>
    <w:p ns2:paraId="00000046" ns2:textId="23556611" w:rsidR="00CB146C" w:rsidRPr="00262205" w:rsidRDefault="5C4033F7">
      <w:pPr>
        <w:tabs>
          <w:tab w:val="left" w:pos="180"/>
          <w:tab w:val="left" w:pos="630"/>
        </w:tabs>
        <w:spacing w:after="120" w:line="240" w:lineRule="auto"/>
        <w:ind w:right="86"/>
        <w:jc w:val="both"/>
        <w:rPr>
          <w:sz w:val="20"/>
          <w:szCs w:val="20"/>
        </w:rPr>
      </w:pPr>
      <w:r w:rsidRPr="5C4033F7">
        <w:rPr>
          <w:b/>
          <w:bCs/>
          <w:sz w:val="20"/>
          <w:szCs w:val="20"/>
        </w:rPr>
        <w:t>5.1</w:t>
      </w:r>
      <w:r w:rsidR="000F268C">
        <w:tab/>
      </w:r>
      <w:r w:rsidRPr="5C4033F7">
        <w:rPr>
          <w:b/>
          <w:bCs/>
          <w:sz w:val="20"/>
          <w:szCs w:val="20"/>
        </w:rPr>
        <w:t>Establishment of Accounts.</w:t>
      </w:r>
      <w:r w:rsidRPr="5C4033F7">
        <w:rPr>
          <w:sz w:val="20"/>
          <w:szCs w:val="20"/>
        </w:rPr>
        <w:t xml:space="preserve">  Customer will promptly appoint an Administrator and such Administrator shall be responsible for: (a) configuring the settings of the Box Service, (b) managing any Customer devices and systems, (c) assigning and managing Accounts, (d) reviewing service notifications that Box provides through the Administrative Console, and (e) enforcing and managing User access controls and permissions in accordance with Customer’s own policies and applicable law and regulations. For the avoidance of doubt, Accounts can be provided to any User that does not already have an Account at Customer’s discretion and not just Customer employees. Customer will ensure that Managed Users do not share their password with any other person or permit any other person to log on as such Managed User. Customer is advised to implement multi-factor authentication on its Accounts and encryption keys as applicable. Customer shall ensure that each of its Users has an Account and may not create shared accounts or user accounts tied to generic email addresses unless all Users with access to those accounts also have their own respective Accounts. Customer may request to provision Accounts for Users that are not Customer employees in compliance with the terms of the Agreement; however, if an Account is associated with an email address controlled by another Box customer, Box will consider its contractual obligations to that other customer,  then Box may require the migration of the Account (excluding any Content without Customer’s Consent) to that third party’s instance of the Box Service.</w:t>
      </w:r>
    </w:p>
    <w:p ns2:paraId="00000047" ns2:textId="5F75F8B4" w:rsidR="00CB146C" w:rsidRPr="00262205" w:rsidRDefault="000F268C">
      <w:pPr>
        <w:tabs>
          <w:tab w:val="left" w:pos="180"/>
          <w:tab w:val="left" w:pos="630"/>
        </w:tabs>
        <w:spacing w:after="120" w:line="240" w:lineRule="auto"/>
        <w:ind w:right="86"/>
        <w:jc w:val="both"/>
        <w:rPr>
          <w:sz w:val="20"/>
          <w:szCs w:val="20"/>
        </w:rPr>
      </w:pPr>
      <w:r w:rsidRPr="00262205">
        <w:rPr>
          <w:b/>
          <w:sz w:val="20"/>
          <w:szCs w:val="20"/>
        </w:rPr>
        <w:t>5.2</w:t>
      </w:r>
      <w:r w:rsidRPr="00262205">
        <w:rPr>
          <w:b/>
          <w:sz w:val="20"/>
          <w:szCs w:val="20"/>
        </w:rPr>
        <w:tab/>
        <w:t>Content.</w:t>
      </w:r>
      <w:r w:rsidRPr="00262205">
        <w:rPr>
          <w:sz w:val="20"/>
          <w:szCs w:val="20"/>
        </w:rPr>
        <w:t xml:space="preserve">  Customer will: (a) be solely responsible for the nature, quality and accuracy of the Content; (b) ensure that the Content complies with the terms of this Agreement and all applicable laws and regulations; (c) promptly handle and resolve any notices and claims relating to the Content (e.g. take-down notices pursuant to the Digital Millennium Copyright Act); and (d) ensure that it has the rights to the Content in order to grant Box the rights contemplated by this Agreement. Notwithstanding anything to the contrary, Box has no liability to Customer or any third party for any reason as a result of: (</w:t>
      </w:r>
      <w:proofErr w:type="spellStart"/>
      <w:r w:rsidRPr="00262205">
        <w:rPr>
          <w:sz w:val="20"/>
          <w:szCs w:val="20"/>
        </w:rPr>
        <w:t>i</w:t>
      </w:r>
      <w:proofErr w:type="spellEnd"/>
      <w:r w:rsidRPr="00262205">
        <w:rPr>
          <w:sz w:val="20"/>
          <w:szCs w:val="20"/>
        </w:rPr>
        <w:t xml:space="preserve">) any unauthorized disclosure or access to </w:t>
      </w:r>
      <w:r w:rsidR="00583BB1">
        <w:rPr>
          <w:sz w:val="20"/>
          <w:szCs w:val="20"/>
        </w:rPr>
        <w:t>an</w:t>
      </w:r>
      <w:r w:rsidRPr="00262205">
        <w:rPr>
          <w:sz w:val="20"/>
          <w:szCs w:val="20"/>
        </w:rPr>
        <w:t xml:space="preserve"> Account or Content as a result of Customer’s or a User’s misuse of the Box Service or loss or theft of any User password or username, except to the extent resulting from Box’s negligence or willful misconduct; (ii) any deletion, destruction, damage or loss of Content caused by or at the direction of Customer or a User; or (iii) any failure of Customer to maintain adequate security or virus controls in any devices used to access the Box Service.</w:t>
      </w:r>
      <w:r w:rsidR="00D62788">
        <w:rPr>
          <w:sz w:val="20"/>
          <w:szCs w:val="20"/>
        </w:rPr>
        <w:t xml:space="preserve"> </w:t>
      </w:r>
      <w:r w:rsidRPr="00262205">
        <w:rPr>
          <w:sz w:val="20"/>
          <w:szCs w:val="20"/>
        </w:rPr>
        <w:t xml:space="preserve">  </w:t>
      </w:r>
      <w:r w:rsidR="00EC6882" w:rsidRPr="0084544F">
        <w:rPr>
          <w:sz w:val="20"/>
          <w:szCs w:val="20"/>
        </w:rPr>
        <w:t xml:space="preserve">  </w:t>
      </w:r>
      <w:r w:rsidRPr="00262205">
        <w:rPr>
          <w:sz w:val="20"/>
          <w:szCs w:val="20"/>
        </w:rPr>
        <w:t xml:space="preserve"> </w:t>
      </w:r>
    </w:p>
    <w:p ns2:paraId="0A4AE2DE" ns2:textId="48A81941" w:rsidR="00775F56" w:rsidRDefault="000F268C">
      <w:pPr>
        <w:tabs>
          <w:tab w:val="left" w:pos="180"/>
          <w:tab w:val="left" w:pos="630"/>
        </w:tabs>
        <w:spacing w:after="120" w:line="240" w:lineRule="auto"/>
        <w:ind w:right="86"/>
        <w:jc w:val="both"/>
        <w:rPr>
          <w:sz w:val="20"/>
          <w:szCs w:val="20"/>
        </w:rPr>
      </w:pPr>
      <w:r w:rsidRPr="00262205">
        <w:rPr>
          <w:b/>
          <w:sz w:val="20"/>
          <w:szCs w:val="20"/>
        </w:rPr>
        <w:t>5.3</w:t>
      </w:r>
      <w:r w:rsidRPr="00262205">
        <w:rPr>
          <w:b/>
          <w:sz w:val="20"/>
          <w:szCs w:val="20"/>
        </w:rPr>
        <w:tab/>
        <w:t>Notification of Unauthorized Use.</w:t>
      </w:r>
      <w:r w:rsidRPr="00262205">
        <w:rPr>
          <w:sz w:val="20"/>
          <w:szCs w:val="20"/>
        </w:rPr>
        <w:t xml:space="preserve">  Customer will promptly notify Box in writing of any unauthorized use of any Account, Content or the Box Service that comes to Customer’s attention.  In the event of any such unauthorized use by a third party that obtains access to the Box Service directly or indirectly through Customer or any User, Customer will take all steps within Customer’s control as reasonably necessary to terminate such unauthorized use and will provide Box with such cooperation and assistance related to any such unauthorized use as Box may reasonably request.</w:t>
      </w:r>
    </w:p>
    <w:p ns2:paraId="7E3B69A3" ns2:textId="0816E402" w:rsidR="00B92239" w:rsidRDefault="00B057C5">
      <w:commentRangeStart w:id="5"/>
      <w:pPr>
        <w:keepNext/>
        <w:tabs>
          <w:tab w:val="left" w:pos="180"/>
          <w:tab w:val="left" w:pos="630"/>
        </w:tabs>
        <w:spacing w:after="120" w:line="240" w:lineRule="auto"/>
        <w:ind w:right="86"/>
        <w:jc w:val="both"/>
        <w:rPr>
          <w:rFonts w:asciiTheme="minorHAnsi" w:eastAsia="Times New Roman" w:hAnsiTheme="minorHAnsi" w:cs="Times New Roman"/>
          <w:sz w:val="20"/>
          <w:szCs w:val="20"/>
        </w:rPr>
      </w:pPr>
      <w:r>
        <w:rPr>
          <w:b/>
          <w:sz w:val="20"/>
          <w:szCs w:val="20"/>
        </w:rPr>
        <w:t xml:space="preserve">5.4	Additional Product Specific Terms.  If Customer utilizes additional features and functionality beyond the core Box Service as purchased under an Order (e.g. Box Sign, Box AI, Box Platform, </w:t>
      </w:r>
      <w:del w:id="1069" w:author="Contracts.AI" w:date="2026-08-21T08:24:49Z">
        <w:r>
          <w:rPr>
            <w:b/>
            <w:sz w:val="20"/>
            <w:szCs w:val="20"/>
          </w:rPr>
          <w:delText xml:space="preserve">etc.) </w:delText>
        </w:r>
      </w:del>
      <w:ins w:id="1070" w:author="Contracts.AI" w:date="2026-08-21T08:24:49Z">
        <w:r>
          <w:rPr>
            <w:b/>
            <w:sz w:val="20"/>
            <w:szCs w:val="20"/>
          </w:rPr>
          <w:t xml:space="preserve">etc.), </w:t>
        </w:r>
      </w:ins>
      <w:r>
        <w:rPr>
          <w:b/>
          <w:sz w:val="20"/>
          <w:szCs w:val="20"/>
        </w:rPr>
        <w:t xml:space="preserve">the relevant Product specific terms shall apply </w:t>
      </w:r>
      <w:ins w:id="1071" w:author="Contracts.AI" w:date="2026-08-21T08:24:49Z">
        <w:r>
          <w:rPr>
            <w:b/>
            <w:sz w:val="20"/>
            <w:szCs w:val="20"/>
          </w:rPr>
          <w:t xml:space="preserve">only </w:t>
        </w:r>
      </w:ins>
      <w:r>
        <w:rPr>
          <w:b/>
          <w:sz w:val="20"/>
          <w:szCs w:val="20"/>
        </w:rPr>
        <w:t xml:space="preserve">as incorporated </w:t>
      </w:r>
      <w:del w:id="1072" w:author="Contracts.AI" w:date="2026-08-21T08:24:49Z">
        <w:r>
          <w:rPr>
            <w:b/>
            <w:sz w:val="20"/>
            <w:szCs w:val="20"/>
          </w:rPr>
          <w:delText xml:space="preserve">and delineated </w:delText>
        </w:r>
      </w:del>
      <w:ins w:id="1073" w:author="Contracts.AI" w:date="2026-08-21T08:24:49Z">
        <w:r>
          <w:rPr>
            <w:b/>
            <w:sz w:val="20"/>
            <w:szCs w:val="20"/>
          </w:rPr>
          <w:t xml:space="preserve">by reference as of the Effective Date </w:t>
        </w:r>
      </w:ins>
      <w:r>
        <w:rPr>
          <w:b/>
          <w:sz w:val="20"/>
          <w:szCs w:val="20"/>
        </w:rPr>
        <w:t xml:space="preserve">in the </w:t>
      </w:r>
      <w:del w:id="1074" w:author="Contracts.AI" w:date="2026-08-21T08:24:49Z">
        <w:r>
          <w:rPr>
            <w:b/>
            <w:sz w:val="20"/>
            <w:szCs w:val="20"/>
          </w:rPr>
          <w:delText xml:space="preserve">following link: http://www.box.com/legal/product-terms.</w:delText>
        </w:r>
      </w:del>
      <w:ins w:id="1075" w:author="Contracts.AI" w:date="2026-08-21T08:24:49Z">
        <w:r>
          <w:rPr>
            <w:b/>
            <w:sz w:val="20"/>
            <w:szCs w:val="20"/>
          </w:rPr>
          <w:t xml:space="preserve">form attached hereto as Exhibit [__] (Product Terms). Box may not modify the Product Terms in a manner materially adverse to Customer without Customer's prior written consent.</w:t>
        </w:r>
      </w:ins>
      <w:commentRangeEnd w:id="5"/>
      <w:r>
        <w:rPr>
          <w:rStyle w:val="CommentReference"/>
        </w:rPr>
        <w:commentReference w:id="5"/>
      </w:r>
    </w:p>
    <w:p ns2:paraId="6C4CC7E6" ns2:textId="7135C789" w:rsidR="00767373" w:rsidRPr="00262205" w:rsidRDefault="000F268C" w:rsidP="00767373">
      <w:commentRangeStart w:id="6"/>
      <w:pPr>
        <w:tabs>
          <w:tab w:val="left" w:pos="180"/>
          <w:tab w:val="left" w:pos="630"/>
        </w:tabs>
        <w:spacing w:after="120" w:line="240" w:lineRule="auto"/>
        <w:ind w:right="-86"/>
        <w:jc w:val="both"/>
        <w:rPr>
          <w:sz w:val="20"/>
          <w:szCs w:val="20"/>
        </w:rPr>
      </w:pPr>
      <w:r>
        <w:rPr>
          <w:b/>
          <w:sz w:val="20"/>
          <w:szCs w:val="20"/>
        </w:rPr>
        <w:t xml:space="preserve">Section 6.	Support and Service Level Commitments. </w:t>
      </w:r>
      <w:del w:id="1076" w:author="Contracts.AI" w:date="2026-08-21T08:24:49Z">
        <w:r>
          <w:rPr>
            <w:b/>
            <w:sz w:val="20"/>
            <w:szCs w:val="20"/>
          </w:rPr>
          <w:delText xml:space="preserve">For Customers who have purchased a subscription plan for </w:delText>
        </w:r>
      </w:del>
      <w:ins w:id="1077" w:author="Contracts.AI" w:date="2026-08-21T08:24:49Z">
        <w:r>
          <w:rPr>
            <w:b/>
            <w:sz w:val="20"/>
            <w:szCs w:val="20"/>
          </w:rPr>
          <w:t xml:space="preserve">During </w:t>
        </w:r>
      </w:ins>
      <w:r>
        <w:rPr>
          <w:b/>
          <w:sz w:val="20"/>
          <w:szCs w:val="20"/>
        </w:rPr>
        <w:t xml:space="preserve">the </w:t>
      </w:r>
      <w:ins w:id="1078" w:author="Contracts.AI" w:date="2026-08-21T08:24:49Z">
        <w:r>
          <w:rPr>
            <w:b/>
            <w:sz w:val="20"/>
            <w:szCs w:val="20"/>
          </w:rPr>
          <w:t xml:space="preserve">Subscription Period, </w:t>
        </w:r>
      </w:ins>
      <w:r>
        <w:rPr>
          <w:b/>
          <w:sz w:val="20"/>
          <w:szCs w:val="20"/>
        </w:rPr>
        <w:t xml:space="preserve">Box </w:t>
      </w:r>
      <w:del w:id="1079" w:author="Contracts.AI" w:date="2026-08-21T08:24:49Z">
        <w:r>
          <w:rPr>
            <w:b/>
            <w:sz w:val="20"/>
            <w:szCs w:val="20"/>
          </w:rPr>
          <w:delText xml:space="preserve">Service that includes additional support entitlements (e.g. Enterprise Plus), </w:delText>
        </w:r>
      </w:del>
      <w:ins w:id="1080" w:author="Contracts.AI" w:date="2026-08-21T08:24:49Z">
        <w:r>
          <w:rPr>
            <w:b/>
            <w:sz w:val="20"/>
            <w:szCs w:val="20"/>
          </w:rPr>
          <w:t xml:space="preserve">shall provide </w:t>
        </w:r>
      </w:ins>
      <w:r>
        <w:rPr>
          <w:b/>
          <w:sz w:val="20"/>
          <w:szCs w:val="20"/>
        </w:rPr>
        <w:t xml:space="preserve">the Support Services and </w:t>
      </w:r>
      <w:del w:id="1081" w:author="Contracts.AI" w:date="2026-08-21T08:24:49Z">
        <w:r>
          <w:rPr>
            <w:b/>
            <w:sz w:val="20"/>
            <w:szCs w:val="20"/>
          </w:rPr>
          <w:delText xml:space="preserve">Service Level Commitments for the Box Service during the Subscription Period are identified in the Order. For all other Customers, or if the Order does not include a reference to Support Services, the Support Services as incorporated and delineated in the following link: http://www.box.com/legal/product-terms sets forth the Support Services and </w:delText>
        </w:r>
      </w:del>
      <w:ins w:id="1082" w:author="Contracts.AI" w:date="2026-08-21T08:24:49Z">
        <w:r>
          <w:rPr>
            <w:b/>
            <w:sz w:val="20"/>
            <w:szCs w:val="20"/>
          </w:rPr>
          <w:t xml:space="preserve">meet </w:t>
        </w:r>
      </w:ins>
      <w:r>
        <w:rPr>
          <w:b/>
          <w:sz w:val="20"/>
          <w:szCs w:val="20"/>
        </w:rPr>
        <w:t xml:space="preserve">the Service Level Commitments for the Box Service </w:t>
      </w:r>
      <w:del w:id="1083" w:author="Contracts.AI" w:date="2026-08-21T08:24:49Z">
        <w:r>
          <w:rPr>
            <w:b/>
            <w:sz w:val="20"/>
            <w:szCs w:val="20"/>
          </w:rPr>
          <w:delText xml:space="preserve">during </w:delText>
        </w:r>
      </w:del>
      <w:ins w:id="1084" w:author="Contracts.AI" w:date="2026-08-21T08:24:49Z">
        <w:r>
          <w:rPr>
            <w:b/>
            <w:sz w:val="20"/>
            <w:szCs w:val="20"/>
          </w:rPr>
          <w:t xml:space="preserve">as set forth in </w:t>
        </w:r>
      </w:ins>
      <w:r>
        <w:rPr>
          <w:b/>
          <w:sz w:val="20"/>
          <w:szCs w:val="20"/>
        </w:rPr>
        <w:t xml:space="preserve">the </w:t>
      </w:r>
      <w:del w:id="1085" w:author="Contracts.AI" w:date="2026-08-21T08:24:49Z">
        <w:r>
          <w:rPr>
            <w:b/>
            <w:sz w:val="20"/>
            <w:szCs w:val="20"/>
          </w:rPr>
          <w:delText xml:space="preserve">Subscription Period.  </w:delText>
        </w:r>
      </w:del>
      <w:ins w:id="1086" w:author="Contracts.AI" w:date="2026-08-21T08:24:49Z">
        <w:r>
          <w:rPr>
            <w:b/>
            <w:sz w:val="20"/>
            <w:szCs w:val="20"/>
          </w:rPr>
          <w:t xml:space="preserve">applicable Order and/or the support and service level terms attached to this Agreement as an exhibit (the "SLA"). To the extent any Support Services or Service Level Commitments are referenced by hyperlink (including http://www.box.com/legal/product-terms), such terms are incorporated only as of the Effective Date in the form attached to this Agreement as an exhibit, and Box shall not modify them in a manner materially adverse to Customer without Customer's prior written consent.
Box shall maintain at least 99.9% Availability per calendar month. If Availability falls below 99.9% in any calendar month, Customer will be eligible for service credits as set forth in the SLA. If Availability falls below 99.9% in three (3) consecutive calendar months, Customer may terminate the affected Order and/or this Agreement (as applicable) upon written notice without penalty and receive a pro-rata refund of prepaid, unused fees for the terminated period. Service credits are not Customer's sole and exclusive remedy for failure to meet the Service Level Commitments.
</w:t>
        </w:r>
      </w:ins>
      <w:r>
        <w:rPr>
          <w:b/>
          <w:sz w:val="20"/>
          <w:szCs w:val="20"/>
        </w:rPr>
        <w:t xml:space="preserve">Customer will be responsible for supporting any Platform Application that Customer chooses to deploy and shall provide such support directly to Platform Application </w:t>
      </w:r>
      <w:del w:id="1087" w:author="Contracts.AI" w:date="2026-08-21T08:24:49Z">
        <w:r>
          <w:rPr>
            <w:b/>
            <w:sz w:val="20"/>
            <w:szCs w:val="20"/>
          </w:rPr>
          <w:delText xml:space="preserve">Users, </w:delText>
        </w:r>
      </w:del>
      <w:ins w:id="1088" w:author="Contracts.AI" w:date="2026-08-21T08:24:49Z">
        <w:r>
          <w:rPr>
            <w:b/>
            <w:sz w:val="20"/>
            <w:szCs w:val="20"/>
          </w:rPr>
          <w:t xml:space="preserve">Users; </w:t>
        </w:r>
      </w:ins>
      <w:r>
        <w:rPr>
          <w:b/>
          <w:sz w:val="20"/>
          <w:szCs w:val="20"/>
        </w:rPr>
        <w:t xml:space="preserve">Box will not provide Support Services to Platform Application </w:t>
      </w:r>
      <w:del w:id="1089" w:author="Contracts.AI" w:date="2026-08-21T08:24:49Z">
        <w:r>
          <w:rPr>
            <w:b/>
            <w:sz w:val="20"/>
            <w:szCs w:val="20"/>
          </w:rPr>
          <w:delText xml:space="preserve">Users, and </w:delText>
        </w:r>
      </w:del>
      <w:ins w:id="1090" w:author="Contracts.AI" w:date="2026-08-21T08:24:49Z">
        <w:r>
          <w:rPr>
            <w:b/>
            <w:sz w:val="20"/>
            <w:szCs w:val="20"/>
          </w:rPr>
          <w:t xml:space="preserve">Users. </w:t>
        </w:r>
      </w:ins>
      <w:r>
        <w:rPr>
          <w:b/>
          <w:sz w:val="20"/>
          <w:szCs w:val="20"/>
        </w:rPr>
        <w:t xml:space="preserve">Box is not responsible for any Downtime, Issues or other performance issues to the extent </w:t>
      </w:r>
      <w:ins w:id="1091" w:author="Contracts.AI" w:date="2026-08-21T08:24:49Z">
        <w:r>
          <w:rPr>
            <w:b/>
            <w:sz w:val="20"/>
            <w:szCs w:val="20"/>
          </w:rPr>
          <w:t xml:space="preserve">directly </w:t>
        </w:r>
      </w:ins>
      <w:r>
        <w:rPr>
          <w:b/>
          <w:sz w:val="20"/>
          <w:szCs w:val="20"/>
        </w:rPr>
        <w:t xml:space="preserve">attributable to a Platform Application.</w:t>
      </w:r>
      <w:commentRangeEnd w:id="6"/>
      <w:r>
        <w:rPr>
          <w:rStyle w:val="CommentReference"/>
        </w:rPr>
        <w:commentReference w:id="6"/>
      </w:r>
    </w:p>
    <w:p ns2:paraId="292A73F5" ns2:textId="589DB99D" w:rsidR="00E137DA" w:rsidRDefault="00E137DA">
      <w:pPr>
        <w:keepNext/>
        <w:tabs>
          <w:tab w:val="left" w:pos="180"/>
          <w:tab w:val="left" w:pos="630"/>
        </w:tabs>
        <w:spacing w:after="120" w:line="240" w:lineRule="auto"/>
        <w:ind w:right="86"/>
        <w:jc w:val="both"/>
        <w:rPr>
          <w:sz w:val="20"/>
          <w:szCs w:val="20"/>
        </w:rPr>
      </w:pPr>
    </w:p>
    <w:p ns2:paraId="0000004A" ns2:textId="77777777" w:rsidR="00CB146C" w:rsidRPr="00262205" w:rsidRDefault="000F268C">
      <w:pPr>
        <w:keepNext/>
        <w:tabs>
          <w:tab w:val="left" w:pos="180"/>
          <w:tab w:val="left" w:pos="630"/>
        </w:tabs>
        <w:spacing w:after="120" w:line="240" w:lineRule="auto"/>
        <w:ind w:right="-90"/>
        <w:jc w:val="both"/>
        <w:rPr>
          <w:b/>
          <w:sz w:val="20"/>
          <w:szCs w:val="20"/>
        </w:rPr>
      </w:pPr>
      <w:r w:rsidRPr="00262205">
        <w:rPr>
          <w:b/>
          <w:sz w:val="20"/>
          <w:szCs w:val="20"/>
        </w:rPr>
        <w:t>Section 7.</w:t>
      </w:r>
      <w:r w:rsidRPr="00262205">
        <w:rPr>
          <w:b/>
          <w:sz w:val="20"/>
          <w:szCs w:val="20"/>
        </w:rPr>
        <w:tab/>
        <w:t xml:space="preserve">Warranty and Disclaimer </w:t>
      </w:r>
    </w:p>
    <w:p ns2:paraId="0000004B" ns2:textId="66C90CA9" w:rsidR="00CB146C" w:rsidRPr="00262205" w:rsidRDefault="000F268C">
      <w:commentRangeStart w:id="7"/>
      <w:pPr>
        <w:keepNext/>
        <w:tabs>
          <w:tab w:val="left" w:pos="180"/>
          <w:tab w:val="left" w:pos="630"/>
        </w:tabs>
        <w:spacing w:after="120" w:line="240" w:lineRule="auto"/>
        <w:ind w:right="-90"/>
        <w:jc w:val="both"/>
        <w:rPr>
          <w:sz w:val="20"/>
          <w:szCs w:val="20"/>
        </w:rPr>
      </w:pPr>
      <w:r>
        <w:rPr>
          <w:b/>
          <w:sz w:val="20"/>
          <w:szCs w:val="20"/>
        </w:rPr>
        <w:t xml:space="preserve">7.1 	Box Service </w:t>
      </w:r>
      <w:del w:id="1092" w:author="Contracts.AI" w:date="2026-08-21T08:24:49Z">
        <w:r>
          <w:rPr>
            <w:b/>
            <w:sz w:val="20"/>
            <w:szCs w:val="20"/>
          </w:rPr>
          <w:delText xml:space="preserve">Warranty.  </w:delText>
        </w:r>
      </w:del>
      <w:ins w:id="1093" w:author="Contracts.AI" w:date="2026-08-21T08:24:49Z">
        <w:r>
          <w:rPr>
            <w:b/>
            <w:sz w:val="20"/>
            <w:szCs w:val="20"/>
          </w:rPr>
          <w:t xml:space="preserve">Warranty. </w:t>
        </w:r>
      </w:ins>
      <w:r>
        <w:rPr>
          <w:b/>
          <w:sz w:val="20"/>
          <w:szCs w:val="20"/>
        </w:rPr>
        <w:t xml:space="preserve">Box warrants that, during the Subscription Period, the Box Service purchased under the applicable Order will perform substantially in accordance with the functions specified in the User Guide when used in a manner that conforms to the terms and conditions of this Agreement and the User Guide. Subject to the notice and cure provisions of Section 11.3 (Termination for Cause), </w:t>
      </w:r>
      <w:del w:id="1094" w:author="Contracts.AI" w:date="2026-08-21T08:24:49Z">
        <w:r>
          <w:rPr>
            <w:b/>
            <w:sz w:val="20"/>
            <w:szCs w:val="20"/>
          </w:rPr>
          <w:delText xml:space="preserve">Customer's sole and exclusive remedy and Box's entire liability for a breach of this warranty </w:delText>
        </w:r>
      </w:del>
      <w:ins w:id="1095" w:author="Contracts.AI" w:date="2026-08-21T08:24:49Z">
        <w:r>
          <w:rPr>
            <w:b/>
            <w:sz w:val="20"/>
            <w:szCs w:val="20"/>
          </w:rPr>
          <w:t xml:space="preserve">if the Box Service fails to so conform, Box </w:t>
        </w:r>
      </w:ins>
      <w:r>
        <w:rPr>
          <w:b/>
          <w:sz w:val="20"/>
          <w:szCs w:val="20"/>
        </w:rPr>
        <w:t xml:space="preserve">shall </w:t>
      </w:r>
      <w:del w:id="1096" w:author="Contracts.AI" w:date="2026-08-21T08:24:49Z">
        <w:r>
          <w:rPr>
            <w:b/>
            <w:sz w:val="20"/>
            <w:szCs w:val="20"/>
          </w:rPr>
          <w:delText xml:space="preserve">be for Box to </w:delText>
        </w:r>
      </w:del>
      <w:r>
        <w:rPr>
          <w:b/>
          <w:sz w:val="20"/>
          <w:szCs w:val="20"/>
        </w:rPr>
        <w:t xml:space="preserve">use commercially reasonable efforts to </w:t>
      </w:r>
      <w:del w:id="1097" w:author="Contracts.AI" w:date="2026-08-21T08:24:49Z">
        <w:r>
          <w:rPr>
            <w:b/>
            <w:sz w:val="20"/>
            <w:szCs w:val="20"/>
          </w:rPr>
          <w:delText xml:space="preserve">modify </w:delText>
        </w:r>
      </w:del>
      <w:ins w:id="1098" w:author="Contracts.AI" w:date="2026-08-21T08:24:49Z">
        <w:r>
          <w:rPr>
            <w:b/>
            <w:sz w:val="20"/>
            <w:szCs w:val="20"/>
          </w:rPr>
          <w:t xml:space="preserve">correct </w:t>
        </w:r>
      </w:ins>
      <w:r>
        <w:rPr>
          <w:b/>
          <w:sz w:val="20"/>
          <w:szCs w:val="20"/>
        </w:rPr>
        <w:t xml:space="preserve">the </w:t>
      </w:r>
      <w:del w:id="1099" w:author="Contracts.AI" w:date="2026-08-21T08:24:49Z">
        <w:r>
          <w:rPr>
            <w:b/>
            <w:sz w:val="20"/>
            <w:szCs w:val="20"/>
          </w:rPr>
          <w:delText xml:space="preserve">Box Service to substantially perform the functions specified in the User Guide. </w:delText>
        </w:r>
      </w:del>
      <w:ins w:id="1100" w:author="Contracts.AI" w:date="2026-08-21T08:24:49Z">
        <w:r>
          <w:rPr>
            <w:b/>
            <w:sz w:val="20"/>
            <w:szCs w:val="20"/>
          </w:rPr>
          <w:t xml:space="preserve">non-conformity. </w:t>
        </w:r>
      </w:ins>
      <w:r>
        <w:rPr>
          <w:b/>
          <w:sz w:val="20"/>
          <w:szCs w:val="20"/>
        </w:rPr>
        <w:t xml:space="preserve">If Box is unable to </w:t>
      </w:r>
      <w:del w:id="1101" w:author="Contracts.AI" w:date="2026-08-21T08:24:49Z">
        <w:r>
          <w:rPr>
            <w:b/>
            <w:sz w:val="20"/>
            <w:szCs w:val="20"/>
          </w:rPr>
          <w:delText xml:space="preserve">restore such material functionality, subject to </w:delText>
        </w:r>
      </w:del>
      <w:ins w:id="1102" w:author="Contracts.AI" w:date="2026-08-21T08:24:49Z">
        <w:r>
          <w:rPr>
            <w:b/>
            <w:sz w:val="20"/>
            <w:szCs w:val="20"/>
          </w:rPr>
          <w:t xml:space="preserve">correct </w:t>
        </w:r>
      </w:ins>
      <w:r>
        <w:rPr>
          <w:b/>
          <w:sz w:val="20"/>
          <w:szCs w:val="20"/>
        </w:rPr>
        <w:t xml:space="preserve">the </w:t>
      </w:r>
      <w:del w:id="1103" w:author="Contracts.AI" w:date="2026-08-21T08:24:49Z">
        <w:r>
          <w:rPr>
            <w:b/>
            <w:sz w:val="20"/>
            <w:szCs w:val="20"/>
          </w:rPr>
          <w:delText xml:space="preserve">notice and cure provisions </w:delText>
        </w:r>
      </w:del>
      <w:ins w:id="1104" w:author="Contracts.AI" w:date="2026-08-21T08:24:49Z">
        <w:r>
          <w:rPr>
            <w:b/>
            <w:sz w:val="20"/>
            <w:szCs w:val="20"/>
          </w:rPr>
          <w:t xml:space="preserve">non-conformity within thirty (30) days after receipt </w:t>
        </w:r>
      </w:ins>
      <w:r>
        <w:rPr>
          <w:b/>
          <w:sz w:val="20"/>
          <w:szCs w:val="20"/>
        </w:rPr>
        <w:t xml:space="preserve">of </w:t>
      </w:r>
      <w:del w:id="1105" w:author="Contracts.AI" w:date="2026-08-21T08:24:49Z">
        <w:r>
          <w:rPr>
            <w:b/>
            <w:sz w:val="20"/>
            <w:szCs w:val="20"/>
          </w:rPr>
          <w:delText xml:space="preserve">Section 11.3 (Termination for Cause), </w:delText>
        </w:r>
      </w:del>
      <w:ins w:id="1106" w:author="Contracts.AI" w:date="2026-08-21T08:24:49Z">
        <w:r>
          <w:rPr>
            <w:b/>
            <w:sz w:val="20"/>
            <w:szCs w:val="20"/>
          </w:rPr>
          <w:t xml:space="preserve">Customer’s notice, then </w:t>
        </w:r>
      </w:ins>
      <w:r>
        <w:rPr>
          <w:b/>
          <w:sz w:val="20"/>
          <w:szCs w:val="20"/>
        </w:rPr>
        <w:t xml:space="preserve">Customer </w:t>
      </w:r>
      <w:del w:id="1107" w:author="Contracts.AI" w:date="2026-08-21T08:24:49Z">
        <w:r>
          <w:rPr>
            <w:b/>
            <w:sz w:val="20"/>
            <w:szCs w:val="20"/>
          </w:rPr>
          <w:delText xml:space="preserve">shall be entitled to </w:delText>
        </w:r>
      </w:del>
      <w:ins w:id="1108" w:author="Contracts.AI" w:date="2026-08-21T08:24:49Z">
        <w:r>
          <w:rPr>
            <w:b/>
            <w:sz w:val="20"/>
            <w:szCs w:val="20"/>
          </w:rPr>
          <w:t xml:space="preserve">may </w:t>
        </w:r>
      </w:ins>
      <w:r>
        <w:rPr>
          <w:b/>
          <w:sz w:val="20"/>
          <w:szCs w:val="20"/>
        </w:rPr>
        <w:t xml:space="preserve">terminate the applicable Order and receive a pro-rated refund of the fees pre-paid by Customer for the corresponding unused portion of the Subscription Period. The warranties set forth herein are made to and for the benefit of Customer only.</w:t>
      </w:r>
      <w:commentRangeEnd w:id="7"/>
      <w:r>
        <w:rPr>
          <w:rStyle w:val="CommentReference"/>
        </w:rPr>
        <w:commentReference w:id="7"/>
      </w:r>
    </w:p>
    <w:p ns2:paraId="0000004C" ns2:textId="7CF5F723" w:rsidR="00CB146C" w:rsidRPr="00262205" w:rsidRDefault="5C4033F7">
      <w:pPr>
        <w:tabs>
          <w:tab w:val="left" w:pos="180"/>
          <w:tab w:val="left" w:pos="630"/>
        </w:tabs>
        <w:spacing w:after="120" w:line="240" w:lineRule="auto"/>
        <w:ind w:right="-86"/>
        <w:jc w:val="both"/>
        <w:rPr>
          <w:sz w:val="20"/>
          <w:szCs w:val="20"/>
        </w:rPr>
      </w:pPr>
      <w:r w:rsidRPr="5C4033F7">
        <w:rPr>
          <w:b/>
          <w:bCs/>
          <w:sz w:val="20"/>
          <w:szCs w:val="20"/>
        </w:rPr>
        <w:t>7.2</w:t>
      </w:r>
      <w:r w:rsidR="000F268C">
        <w:tab/>
      </w:r>
      <w:r w:rsidRPr="5C4033F7">
        <w:rPr>
          <w:b/>
          <w:bCs/>
          <w:sz w:val="20"/>
          <w:szCs w:val="20"/>
        </w:rPr>
        <w:t xml:space="preserve">Additional and Mutual Warranties.  </w:t>
      </w:r>
      <w:r w:rsidRPr="5C4033F7">
        <w:rPr>
          <w:sz w:val="20"/>
          <w:szCs w:val="20"/>
        </w:rPr>
        <w:t xml:space="preserve">Box will comply with all </w:t>
      </w:r>
      <w:r w:rsidR="00370AE9" w:rsidRPr="00370AE9">
        <w:rPr>
          <w:sz w:val="20"/>
          <w:szCs w:val="20"/>
        </w:rPr>
        <w:t xml:space="preserve">applicable employment and tax laws and regulations applicable to its ongoing operations relating to the Box </w:t>
      </w:r>
      <w:proofErr w:type="gramStart"/>
      <w:r w:rsidR="00370AE9" w:rsidRPr="00370AE9">
        <w:rPr>
          <w:sz w:val="20"/>
          <w:szCs w:val="20"/>
        </w:rPr>
        <w:t>Service, and</w:t>
      </w:r>
      <w:proofErr w:type="gramEnd"/>
      <w:r w:rsidR="00370AE9" w:rsidRPr="00370AE9">
        <w:rPr>
          <w:sz w:val="20"/>
          <w:szCs w:val="20"/>
        </w:rPr>
        <w:t xml:space="preserve"> will secure the proper business licenses for its </w:t>
      </w:r>
      <w:r w:rsidR="00C94614">
        <w:rPr>
          <w:sz w:val="20"/>
          <w:szCs w:val="20"/>
        </w:rPr>
        <w:t>physical</w:t>
      </w:r>
      <w:r w:rsidR="00CE5F83">
        <w:rPr>
          <w:sz w:val="20"/>
          <w:szCs w:val="20"/>
        </w:rPr>
        <w:t xml:space="preserve"> facility</w:t>
      </w:r>
      <w:r w:rsidR="00370AE9" w:rsidRPr="00370AE9">
        <w:rPr>
          <w:sz w:val="20"/>
          <w:szCs w:val="20"/>
        </w:rPr>
        <w:t xml:space="preserve"> locations</w:t>
      </w:r>
      <w:r w:rsidRPr="5C4033F7">
        <w:rPr>
          <w:sz w:val="20"/>
          <w:szCs w:val="20"/>
        </w:rPr>
        <w:t>. Customer will comply with all laws and regulations applicable to its use of the Box Service and to Content. Each Party represents and warrants to the other that: (a) this Agreement has been duly authorized, executed and delivered and constitutes a valid and binding agreement enforceable against such Party in accordance with its terms; (b) no authorization or approval from any third party is required in connection with such Party’s execution, delivery or performance of this Agreement; and (c) the execution, delivery and performance of this Agreement does not violate the terms or conditions of any other agreement to which it is a party or by which it is otherwise bound.</w:t>
      </w:r>
    </w:p>
    <w:p ns2:paraId="0000004D" ns2:textId="77777777" w:rsidR="00CB146C" w:rsidRPr="00262205" w:rsidRDefault="000F268C">
      <w:pPr>
        <w:tabs>
          <w:tab w:val="left" w:pos="180"/>
          <w:tab w:val="left" w:pos="630"/>
        </w:tabs>
        <w:spacing w:after="120" w:line="240" w:lineRule="auto"/>
        <w:ind w:right="-90"/>
        <w:jc w:val="both"/>
        <w:rPr>
          <w:sz w:val="20"/>
          <w:szCs w:val="20"/>
        </w:rPr>
      </w:pPr>
      <w:r w:rsidRPr="00262205">
        <w:rPr>
          <w:b/>
          <w:sz w:val="20"/>
          <w:szCs w:val="20"/>
        </w:rPr>
        <w:t>7.3</w:t>
      </w:r>
      <w:r w:rsidRPr="00262205">
        <w:rPr>
          <w:b/>
          <w:sz w:val="20"/>
          <w:szCs w:val="20"/>
        </w:rPr>
        <w:tab/>
        <w:t>Disclaimer of Warranties</w:t>
      </w:r>
      <w:r w:rsidRPr="00262205">
        <w:rPr>
          <w:sz w:val="20"/>
          <w:szCs w:val="20"/>
        </w:rPr>
        <w:t xml:space="preserve">.  EXCEPT AS PROVIDED IN THIS SECTION 7 AND SECTION 9.3 (CONSULTING SERVICES WARRANTY), AND TO THE EXTENT NOT PROHIBITED BY APPLICABLE LAW, NEITHER PARTY MAKES ANY (AND EACH PARTY SPECIFICALLY DISCLAIMS ALL) REPRESENTATIONS, WARRANTIES OR CONDITIONS OF ANY KIND, WHETHER EXPRESS, IMPLIED, STATUTORY OR OTHERWISE, INCLUDING, WITHOUT LIMITATION, REPRESENTATIONS, WARRANTIES OR CONDITIONS: (A) ARISING OUT OF ANY COURSE OF PERFORMANCE, COURSE OF DEALING OR USAGE OF TRADE; (B) OF: (I) SATISFACTORY QUALITY; (II) FITNESS FOR A PARTICULAR PURPOSE; (III) NON-INFRINGEMENT; OR (IV) INTEROPERABILITY WITH THIRD-PARTY PRODUCTS OR SERVICES; (C) THAT THE BOX SERVICE WILL BE UNINTERRUPTED, ERROR-FREE OR FREE OF HARMFUL COMPONENTS; AND (D) THAT THE CONTENT WILL BE SECURE OR NOT OTHERWISE LOST OR DAMAGED. SOME JURISDICTIONS DO NOT ALLOW THE EXCLUSION OF IMPLIED WARRANTIES. IN SUCH AN EVENT, THE ABOVE EXCLUSION WILL NOT APPLY SOLELY TO THE EXTENT PROHIBITED BY LAW.  </w:t>
      </w:r>
    </w:p>
    <w:p ns2:paraId="0000004E" ns2:textId="77777777" w:rsidR="00CB146C" w:rsidRPr="00262205" w:rsidRDefault="000F268C">
      <w:pPr>
        <w:keepNext/>
        <w:tabs>
          <w:tab w:val="left" w:pos="180"/>
          <w:tab w:val="left" w:pos="630"/>
        </w:tabs>
        <w:spacing w:after="120" w:line="240" w:lineRule="auto"/>
        <w:ind w:right="-90"/>
        <w:jc w:val="both"/>
        <w:rPr>
          <w:b/>
          <w:sz w:val="20"/>
          <w:szCs w:val="20"/>
        </w:rPr>
      </w:pPr>
      <w:r w:rsidRPr="00262205">
        <w:rPr>
          <w:b/>
          <w:sz w:val="20"/>
          <w:szCs w:val="20"/>
        </w:rPr>
        <w:t>Section 8.</w:t>
      </w:r>
      <w:r w:rsidRPr="00262205">
        <w:rPr>
          <w:b/>
          <w:sz w:val="20"/>
          <w:szCs w:val="20"/>
        </w:rPr>
        <w:tab/>
        <w:t xml:space="preserve">Proprietary Rights </w:t>
      </w:r>
    </w:p>
    <w:p ns2:paraId="0000004F" ns2:textId="12A9B431" w:rsidR="00CB146C" w:rsidRPr="00262205" w:rsidRDefault="000F268C">
      <w:pPr>
        <w:tabs>
          <w:tab w:val="left" w:pos="180"/>
          <w:tab w:val="left" w:pos="630"/>
        </w:tabs>
        <w:spacing w:before="120" w:after="0" w:line="240" w:lineRule="auto"/>
        <w:ind w:right="-86"/>
        <w:jc w:val="both"/>
        <w:rPr>
          <w:b/>
          <w:sz w:val="20"/>
          <w:szCs w:val="20"/>
        </w:rPr>
      </w:pPr>
      <w:r w:rsidRPr="00262205">
        <w:rPr>
          <w:b/>
          <w:sz w:val="20"/>
          <w:szCs w:val="20"/>
        </w:rPr>
        <w:t>8.1</w:t>
      </w:r>
      <w:r w:rsidRPr="00262205">
        <w:rPr>
          <w:b/>
          <w:sz w:val="20"/>
          <w:szCs w:val="20"/>
        </w:rPr>
        <w:tab/>
        <w:t>Content Ownership by Customer.</w:t>
      </w:r>
      <w:r w:rsidRPr="00262205">
        <w:rPr>
          <w:sz w:val="20"/>
          <w:szCs w:val="20"/>
        </w:rPr>
        <w:t xml:space="preserve">  As between Customer and Box, Customer or its licensors own all right, title and interest in and to the </w:t>
      </w:r>
      <w:r w:rsidRPr="00AD27CE">
        <w:rPr>
          <w:sz w:val="20"/>
          <w:szCs w:val="20"/>
        </w:rPr>
        <w:t>Content</w:t>
      </w:r>
      <w:r w:rsidRPr="00262205">
        <w:rPr>
          <w:sz w:val="20"/>
          <w:szCs w:val="20"/>
        </w:rPr>
        <w:t>. Customer hereby grants Box the right to</w:t>
      </w:r>
      <w:r w:rsidR="005D625E" w:rsidRPr="00262205">
        <w:rPr>
          <w:sz w:val="20"/>
          <w:szCs w:val="20"/>
        </w:rPr>
        <w:t xml:space="preserve"> </w:t>
      </w:r>
      <w:r w:rsidRPr="00262205">
        <w:rPr>
          <w:sz w:val="20"/>
          <w:szCs w:val="20"/>
        </w:rPr>
        <w:t>P</w:t>
      </w:r>
      <w:r w:rsidR="005D625E" w:rsidRPr="00262205">
        <w:rPr>
          <w:sz w:val="20"/>
          <w:szCs w:val="20"/>
        </w:rPr>
        <w:t xml:space="preserve">rocess </w:t>
      </w:r>
      <w:r w:rsidRPr="00262205">
        <w:rPr>
          <w:sz w:val="20"/>
          <w:szCs w:val="20"/>
        </w:rPr>
        <w:t xml:space="preserve">Content solely to provide the Box Service to Customer or any User or pursuant to this Agreement. </w:t>
      </w:r>
    </w:p>
    <w:p ns2:paraId="00000050" ns2:textId="01242ACC" w:rsidR="00CB146C" w:rsidRPr="00262205" w:rsidRDefault="000F268C">
      <w:pPr>
        <w:tabs>
          <w:tab w:val="left" w:pos="180"/>
          <w:tab w:val="left" w:pos="630"/>
        </w:tabs>
        <w:spacing w:before="120" w:after="120" w:line="240" w:lineRule="auto"/>
        <w:ind w:right="-86"/>
        <w:jc w:val="both"/>
        <w:rPr>
          <w:sz w:val="20"/>
          <w:szCs w:val="20"/>
        </w:rPr>
      </w:pPr>
      <w:r w:rsidRPr="00262205">
        <w:rPr>
          <w:b/>
          <w:sz w:val="20"/>
          <w:szCs w:val="20"/>
        </w:rPr>
        <w:t>8.2</w:t>
      </w:r>
      <w:r w:rsidRPr="00262205">
        <w:rPr>
          <w:b/>
          <w:sz w:val="20"/>
          <w:szCs w:val="20"/>
        </w:rPr>
        <w:tab/>
        <w:t xml:space="preserve">Ownership of Box Service by Box. </w:t>
      </w:r>
      <w:r w:rsidRPr="00262205">
        <w:rPr>
          <w:sz w:val="20"/>
          <w:szCs w:val="20"/>
        </w:rPr>
        <w:t xml:space="preserve"> As between Box and Customer, Box or its licensors own and reserve all right, title and interest in and to, including any improvements or derivatives, the Box Service</w:t>
      </w:r>
      <w:r w:rsidR="00920FCD">
        <w:rPr>
          <w:sz w:val="20"/>
          <w:szCs w:val="20"/>
        </w:rPr>
        <w:t xml:space="preserve"> (including all System Data derived from the Box Service)</w:t>
      </w:r>
      <w:r w:rsidRPr="00262205">
        <w:rPr>
          <w:sz w:val="20"/>
          <w:szCs w:val="20"/>
        </w:rPr>
        <w:t xml:space="preserve">, the Box marks and other items used to provide the Box Service, other than the access rights expressly granted to Customer in Section 2.1 (Access Grant). No title to or ownership of any proprietary rights related to the Box Service is transferred to Customer or any User pursuant to this Agreement. All rights not expressly granted to Customer are reserved by Box.  Box reserves the right, in its reasonable discretion and with notice to Customer, to change or require Customer to change its Box Service user ID and any custom or vanity URLs, custom links, or vanity domains Customer may obtain through the Box Service. </w:t>
      </w:r>
      <w:proofErr w:type="gramStart"/>
      <w:r w:rsidRPr="00262205">
        <w:rPr>
          <w:sz w:val="20"/>
          <w:szCs w:val="20"/>
        </w:rPr>
        <w:t>In the event that</w:t>
      </w:r>
      <w:proofErr w:type="gramEnd"/>
      <w:r w:rsidRPr="00262205">
        <w:rPr>
          <w:sz w:val="20"/>
          <w:szCs w:val="20"/>
        </w:rPr>
        <w:t xml:space="preserve"> Customer makes suggestions regarding any features, functionality or performance that Box adopts for any of its products including the Box Service (expressly excluding Customer Confidential Information), such features, functionality and performance shall be deemed to be automatically assigned under this Agreement to </w:t>
      </w:r>
      <w:proofErr w:type="gramStart"/>
      <w:r w:rsidRPr="00262205">
        <w:rPr>
          <w:sz w:val="20"/>
          <w:szCs w:val="20"/>
        </w:rPr>
        <w:t>Box, and</w:t>
      </w:r>
      <w:proofErr w:type="gramEnd"/>
      <w:r w:rsidRPr="00262205">
        <w:rPr>
          <w:sz w:val="20"/>
          <w:szCs w:val="20"/>
        </w:rPr>
        <w:t xml:space="preserve"> shall become the sole and exclusive property of Box.   </w:t>
      </w:r>
      <w:r w:rsidR="00C30AEE">
        <w:rPr>
          <w:rFonts w:asciiTheme="minorHAnsi" w:eastAsia="Times New Roman" w:hAnsiTheme="minorHAnsi" w:cs="Times New Roman"/>
          <w:sz w:val="20"/>
          <w:szCs w:val="20"/>
        </w:rPr>
        <w:t xml:space="preserve">Customer may </w:t>
      </w:r>
      <w:r w:rsidR="00C30AEE" w:rsidRPr="067957F7">
        <w:rPr>
          <w:rFonts w:asciiTheme="minorHAnsi" w:eastAsia="Times New Roman" w:hAnsiTheme="minorHAnsi" w:cs="Times New Roman"/>
          <w:sz w:val="20"/>
          <w:szCs w:val="20"/>
        </w:rPr>
        <w:t xml:space="preserve">not use any Box trademarks, logos, or other Box marks </w:t>
      </w:r>
      <w:r w:rsidR="00C30AEE">
        <w:rPr>
          <w:rFonts w:asciiTheme="minorHAnsi" w:eastAsia="Times New Roman" w:hAnsiTheme="minorHAnsi" w:cs="Times New Roman"/>
          <w:sz w:val="20"/>
          <w:szCs w:val="20"/>
        </w:rPr>
        <w:t xml:space="preserve">in connection </w:t>
      </w:r>
      <w:r w:rsidR="00696230">
        <w:rPr>
          <w:rFonts w:asciiTheme="minorHAnsi" w:eastAsia="Times New Roman" w:hAnsiTheme="minorHAnsi" w:cs="Times New Roman"/>
          <w:sz w:val="20"/>
          <w:szCs w:val="20"/>
        </w:rPr>
        <w:t xml:space="preserve">with its use or deployment </w:t>
      </w:r>
      <w:r w:rsidR="00A65185">
        <w:rPr>
          <w:rFonts w:asciiTheme="minorHAnsi" w:eastAsia="Times New Roman" w:hAnsiTheme="minorHAnsi" w:cs="Times New Roman"/>
          <w:sz w:val="20"/>
          <w:szCs w:val="20"/>
        </w:rPr>
        <w:t xml:space="preserve">of the Box Service </w:t>
      </w:r>
      <w:r w:rsidR="00C30AEE" w:rsidRPr="067957F7">
        <w:rPr>
          <w:rFonts w:asciiTheme="minorHAnsi" w:eastAsia="Times New Roman" w:hAnsiTheme="minorHAnsi" w:cs="Times New Roman"/>
          <w:sz w:val="20"/>
          <w:szCs w:val="20"/>
        </w:rPr>
        <w:t>without the prior written consent of Box.</w:t>
      </w:r>
      <w:r w:rsidR="00C30AEE" w:rsidRPr="00262205">
        <w:rPr>
          <w:sz w:val="20"/>
          <w:szCs w:val="20"/>
        </w:rPr>
        <w:t xml:space="preserve">  </w:t>
      </w:r>
    </w:p>
    <w:p ns2:paraId="00000051" ns2:textId="77777777" w:rsidR="00CB146C" w:rsidRPr="00262205" w:rsidRDefault="000F268C">
      <w:pPr>
        <w:keepNext/>
        <w:tabs>
          <w:tab w:val="left" w:pos="180"/>
          <w:tab w:val="left" w:pos="630"/>
        </w:tabs>
        <w:spacing w:after="120" w:line="240" w:lineRule="auto"/>
        <w:ind w:right="-90"/>
        <w:jc w:val="both"/>
        <w:rPr>
          <w:b/>
          <w:sz w:val="20"/>
          <w:szCs w:val="20"/>
        </w:rPr>
      </w:pPr>
      <w:r w:rsidRPr="00262205">
        <w:rPr>
          <w:b/>
          <w:sz w:val="20"/>
          <w:szCs w:val="20"/>
        </w:rPr>
        <w:t xml:space="preserve">Section 9. </w:t>
      </w:r>
      <w:r w:rsidRPr="00262205">
        <w:rPr>
          <w:b/>
          <w:sz w:val="20"/>
          <w:szCs w:val="20"/>
        </w:rPr>
        <w:tab/>
        <w:t>Training or Consulting Services</w:t>
      </w:r>
    </w:p>
    <w:p ns2:paraId="00000052" ns2:textId="518D3C16" w:rsidR="00CB146C" w:rsidRPr="00262205" w:rsidRDefault="000F268C">
      <w:pPr>
        <w:tabs>
          <w:tab w:val="left" w:pos="180"/>
          <w:tab w:val="left" w:pos="630"/>
        </w:tabs>
        <w:spacing w:before="120" w:after="0" w:line="240" w:lineRule="auto"/>
        <w:ind w:right="-86"/>
        <w:jc w:val="both"/>
        <w:rPr>
          <w:b/>
          <w:sz w:val="20"/>
          <w:szCs w:val="20"/>
        </w:rPr>
      </w:pPr>
      <w:r w:rsidRPr="00262205">
        <w:rPr>
          <w:b/>
          <w:sz w:val="20"/>
          <w:szCs w:val="20"/>
        </w:rPr>
        <w:t>9.1</w:t>
      </w:r>
      <w:r w:rsidRPr="00262205">
        <w:rPr>
          <w:b/>
          <w:sz w:val="20"/>
          <w:szCs w:val="20"/>
        </w:rPr>
        <w:tab/>
        <w:t xml:space="preserve">General Terms.  </w:t>
      </w:r>
      <w:r w:rsidRPr="00262205">
        <w:rPr>
          <w:sz w:val="20"/>
          <w:szCs w:val="20"/>
        </w:rPr>
        <w:t>Customer may wish to receive certain services of a professional, educational, operational or technical nature (collectively, “</w:t>
      </w:r>
      <w:r w:rsidRPr="00262205">
        <w:rPr>
          <w:b/>
          <w:sz w:val="20"/>
          <w:szCs w:val="20"/>
        </w:rPr>
        <w:t>Consulting Services</w:t>
      </w:r>
      <w:r w:rsidRPr="00262205">
        <w:rPr>
          <w:sz w:val="20"/>
          <w:szCs w:val="20"/>
        </w:rPr>
        <w:t xml:space="preserve">), as further described in a mutually agreed upon </w:t>
      </w:r>
      <w:r w:rsidR="00355E80">
        <w:rPr>
          <w:sz w:val="20"/>
          <w:szCs w:val="20"/>
        </w:rPr>
        <w:t xml:space="preserve">Data Sheet or </w:t>
      </w:r>
      <w:r w:rsidRPr="00262205">
        <w:rPr>
          <w:sz w:val="20"/>
          <w:szCs w:val="20"/>
        </w:rPr>
        <w:t>Statement of Work (</w:t>
      </w:r>
      <w:r w:rsidR="00355E80">
        <w:rPr>
          <w:sz w:val="20"/>
          <w:szCs w:val="20"/>
        </w:rPr>
        <w:t xml:space="preserve">collectively, </w:t>
      </w:r>
      <w:r w:rsidRPr="00262205">
        <w:rPr>
          <w:sz w:val="20"/>
          <w:szCs w:val="20"/>
        </w:rPr>
        <w:t>“</w:t>
      </w:r>
      <w:r w:rsidRPr="00262205">
        <w:rPr>
          <w:b/>
          <w:sz w:val="20"/>
          <w:szCs w:val="20"/>
        </w:rPr>
        <w:t>SOW</w:t>
      </w:r>
      <w:r w:rsidRPr="00262205">
        <w:rPr>
          <w:sz w:val="20"/>
          <w:szCs w:val="20"/>
        </w:rPr>
        <w:t xml:space="preserve">”) or as otherwise outlined in the applicable Order. Each SOW will include, at </w:t>
      </w:r>
      <w:r w:rsidRPr="00262205">
        <w:rPr>
          <w:sz w:val="20"/>
          <w:szCs w:val="20"/>
        </w:rPr>
        <w:lastRenderedPageBreak/>
        <w:t xml:space="preserve">a minimum: (a) a description of the Consulting Services and any Box Materials (as defined below) to be provided to Customer; and (b) the scope of the Consulting Services. </w:t>
      </w:r>
      <w:r w:rsidRPr="00262205">
        <w:rPr>
          <w:b/>
          <w:sz w:val="20"/>
          <w:szCs w:val="20"/>
        </w:rPr>
        <w:t xml:space="preserve"> </w:t>
      </w:r>
    </w:p>
    <w:p ns2:paraId="00000053" ns2:textId="77777777" w:rsidR="00CB146C" w:rsidRPr="00262205" w:rsidRDefault="000F268C">
      <w:pPr>
        <w:tabs>
          <w:tab w:val="left" w:pos="180"/>
          <w:tab w:val="left" w:pos="630"/>
        </w:tabs>
        <w:spacing w:before="120" w:after="0" w:line="240" w:lineRule="auto"/>
        <w:ind w:right="-86"/>
        <w:jc w:val="both"/>
        <w:rPr>
          <w:b/>
          <w:sz w:val="20"/>
          <w:szCs w:val="20"/>
        </w:rPr>
      </w:pPr>
      <w:r w:rsidRPr="00262205">
        <w:rPr>
          <w:b/>
          <w:sz w:val="20"/>
          <w:szCs w:val="20"/>
        </w:rPr>
        <w:t>9.2</w:t>
      </w:r>
      <w:r w:rsidRPr="00262205">
        <w:rPr>
          <w:b/>
          <w:sz w:val="20"/>
          <w:szCs w:val="20"/>
        </w:rPr>
        <w:tab/>
        <w:t xml:space="preserve">Box Materials.  </w:t>
      </w:r>
      <w:r w:rsidRPr="00262205">
        <w:rPr>
          <w:color w:val="000000"/>
          <w:sz w:val="20"/>
          <w:szCs w:val="20"/>
          <w:highlight w:val="white"/>
        </w:rPr>
        <w:t>Box shall own all rights, title and interest in and to the documentation, templates, training materials, recordings and other items (collectively the “</w:t>
      </w:r>
      <w:r w:rsidRPr="00262205">
        <w:rPr>
          <w:b/>
          <w:color w:val="000000"/>
          <w:sz w:val="20"/>
          <w:szCs w:val="20"/>
          <w:highlight w:val="white"/>
        </w:rPr>
        <w:t>Box Materials</w:t>
      </w:r>
      <w:r w:rsidRPr="00262205">
        <w:rPr>
          <w:color w:val="000000"/>
          <w:sz w:val="20"/>
          <w:szCs w:val="20"/>
          <w:highlight w:val="white"/>
        </w:rPr>
        <w:t>”) Box may provide to Customer as part of the Consulting Services (including any intellectual property rights therein, but excluding any Customer Confidential Information and Customer logos and trademarks that may be included in the Box Materials, collectively, “</w:t>
      </w:r>
      <w:r w:rsidRPr="00262205">
        <w:rPr>
          <w:b/>
          <w:color w:val="000000"/>
          <w:sz w:val="20"/>
          <w:szCs w:val="20"/>
          <w:highlight w:val="white"/>
        </w:rPr>
        <w:t>Customer Property</w:t>
      </w:r>
      <w:r w:rsidRPr="00262205">
        <w:rPr>
          <w:color w:val="000000"/>
          <w:sz w:val="20"/>
          <w:szCs w:val="20"/>
          <w:highlight w:val="white"/>
        </w:rPr>
        <w:t>”). Box shall have the right to use any such Customer Property solely for the purpose of providing the Consulting Services to Customer as set forth in the SOW.  During the Term of the Agreement, Box hereby provides Customer with a royalty free, limited, non-exclusive, non-sublicensable, non-transferable and terminable license to use such Box Materials solely for Customer’s internal operations in connection with its authorized use of the Box Service. For the avoidance of doubt, Box shall own all intellectual property rights in the proprietary tools, libraries, know-how, techniques and expertise (“</w:t>
      </w:r>
      <w:r w:rsidRPr="00262205">
        <w:rPr>
          <w:b/>
          <w:color w:val="000000"/>
          <w:sz w:val="20"/>
          <w:szCs w:val="20"/>
          <w:highlight w:val="white"/>
        </w:rPr>
        <w:t>Box Tools</w:t>
      </w:r>
      <w:r w:rsidRPr="00262205">
        <w:rPr>
          <w:color w:val="000000"/>
          <w:sz w:val="20"/>
          <w:szCs w:val="20"/>
          <w:highlight w:val="white"/>
        </w:rPr>
        <w:t xml:space="preserve">”) used by Box to develop the Box Materials. </w:t>
      </w:r>
      <w:r w:rsidRPr="00262205">
        <w:rPr>
          <w:color w:val="000000"/>
          <w:sz w:val="20"/>
          <w:szCs w:val="20"/>
        </w:rPr>
        <w:t xml:space="preserve"> Nothing herein shall be construed to assign or transfer any intellectual property rights in the Box Tools used by Box to develop the Box Materials, and to the extent such Box Tools are delivered with or as part of the Box Materials, they are licensed, not assigned, to Customer, on the same terms as the Box Materials</w:t>
      </w:r>
      <w:r w:rsidRPr="00262205">
        <w:rPr>
          <w:sz w:val="20"/>
          <w:szCs w:val="20"/>
        </w:rPr>
        <w:t>.</w:t>
      </w:r>
    </w:p>
    <w:p ns2:paraId="00000054" ns2:textId="1477ED3C" w:rsidR="00CB146C" w:rsidRPr="00262205" w:rsidRDefault="000F268C">
      <w:pPr>
        <w:tabs>
          <w:tab w:val="left" w:pos="180"/>
          <w:tab w:val="left" w:pos="630"/>
        </w:tabs>
        <w:spacing w:before="120" w:after="120" w:line="240" w:lineRule="auto"/>
        <w:ind w:right="-86"/>
        <w:jc w:val="both"/>
        <w:rPr>
          <w:sz w:val="20"/>
          <w:szCs w:val="20"/>
        </w:rPr>
      </w:pPr>
      <w:r w:rsidRPr="00262205">
        <w:rPr>
          <w:b/>
          <w:sz w:val="20"/>
          <w:szCs w:val="20"/>
        </w:rPr>
        <w:t>9.3</w:t>
      </w:r>
      <w:r w:rsidRPr="00262205">
        <w:rPr>
          <w:b/>
          <w:sz w:val="20"/>
          <w:szCs w:val="20"/>
        </w:rPr>
        <w:tab/>
        <w:t xml:space="preserve">Consulting Services Warranty.  </w:t>
      </w:r>
      <w:r w:rsidRPr="00262205">
        <w:rPr>
          <w:sz w:val="20"/>
          <w:szCs w:val="20"/>
        </w:rPr>
        <w:t xml:space="preserve">In regard to Consulting Services only, Box warrants that: (a) Box and any Box Personnel, that provides and performs Consulting Services hereunder has the necessary knowledge, skills, experience, qualifications, and resources to provide and perform the Consulting Services; and (b) the Consulting Services will be performed for and delivered to Customer in a professional and workmanlike manner. If through no fault or delay of Customer the Consulting Services do not conform to the foregoing warranty, and Customer notifies Box in writing within seven (7) days of Box’s delivery of the Consulting Services, Box will re-perform the non-conforming portions of the Consulting Services at no cost to Customer.  </w:t>
      </w:r>
    </w:p>
    <w:p ns2:paraId="00000055" ns2:textId="77777777" w:rsidR="00CB146C" w:rsidRPr="00262205" w:rsidRDefault="000F268C" w:rsidP="005D625E">
      <w:pPr>
        <w:keepNext/>
        <w:tabs>
          <w:tab w:val="left" w:pos="180"/>
          <w:tab w:val="left" w:pos="630"/>
        </w:tabs>
        <w:spacing w:after="120" w:line="240" w:lineRule="auto"/>
        <w:ind w:right="-90"/>
        <w:jc w:val="both"/>
        <w:rPr>
          <w:b/>
          <w:sz w:val="20"/>
          <w:szCs w:val="20"/>
        </w:rPr>
      </w:pPr>
      <w:r w:rsidRPr="00262205">
        <w:rPr>
          <w:b/>
          <w:sz w:val="20"/>
          <w:szCs w:val="20"/>
        </w:rPr>
        <w:t>Section 10.</w:t>
      </w:r>
      <w:r w:rsidRPr="00262205">
        <w:rPr>
          <w:b/>
          <w:sz w:val="20"/>
          <w:szCs w:val="20"/>
        </w:rPr>
        <w:tab/>
        <w:t>Fees and Payment</w:t>
      </w:r>
    </w:p>
    <w:p ns2:paraId="00000056" ns2:textId="77777777" w:rsidR="00CB146C" w:rsidRPr="00262205" w:rsidRDefault="000F268C" w:rsidP="005D625E">
      <w:pPr>
        <w:tabs>
          <w:tab w:val="left" w:pos="180"/>
          <w:tab w:val="left" w:pos="630"/>
        </w:tabs>
        <w:spacing w:after="120" w:line="240" w:lineRule="auto"/>
        <w:ind w:right="-86"/>
        <w:jc w:val="both"/>
        <w:rPr>
          <w:sz w:val="20"/>
          <w:szCs w:val="20"/>
        </w:rPr>
      </w:pPr>
      <w:r w:rsidRPr="00262205">
        <w:rPr>
          <w:b/>
          <w:sz w:val="20"/>
          <w:szCs w:val="20"/>
        </w:rPr>
        <w:t>10.1</w:t>
      </w:r>
      <w:r w:rsidRPr="00262205">
        <w:rPr>
          <w:b/>
          <w:sz w:val="20"/>
          <w:szCs w:val="20"/>
        </w:rPr>
        <w:tab/>
        <w:t>Fees.</w:t>
      </w:r>
      <w:r w:rsidRPr="00262205">
        <w:rPr>
          <w:sz w:val="20"/>
          <w:szCs w:val="20"/>
        </w:rPr>
        <w:t xml:space="preserve">  Customer agrees to pay all fees set forth on all Orders and as otherwise required under this Agreement.  Any additional Order(s) for User subscriptions or products will be coterminous with the existing Subscription Period.  Unless otherwise specified in an Order, all fees and other amounts are payable in United States Dollars.   </w:t>
      </w:r>
    </w:p>
    <w:p ns2:paraId="4174AE1F" ns2:textId="08529332" w:rsidR="005D625E" w:rsidRPr="00262205" w:rsidRDefault="000F268C" w:rsidP="005D625E">
      <w:pPr>
        <w:tabs>
          <w:tab w:val="left" w:pos="180"/>
          <w:tab w:val="left" w:pos="630"/>
        </w:tabs>
        <w:spacing w:after="120" w:line="240" w:lineRule="auto"/>
        <w:ind w:right="-86"/>
        <w:jc w:val="both"/>
        <w:rPr>
          <w:sz w:val="20"/>
          <w:szCs w:val="20"/>
        </w:rPr>
      </w:pPr>
      <w:r w:rsidRPr="00262205">
        <w:rPr>
          <w:b/>
          <w:sz w:val="20"/>
          <w:szCs w:val="20"/>
        </w:rPr>
        <w:t>10.2</w:t>
      </w:r>
      <w:r w:rsidRPr="00262205">
        <w:rPr>
          <w:b/>
          <w:sz w:val="20"/>
          <w:szCs w:val="20"/>
        </w:rPr>
        <w:tab/>
        <w:t>Non-refundable and No Cancellation.</w:t>
      </w:r>
      <w:r w:rsidRPr="00262205">
        <w:rPr>
          <w:sz w:val="20"/>
          <w:szCs w:val="20"/>
        </w:rPr>
        <w:t xml:space="preserve">  Except as specifically set forth in this Agreement, all payment obligations under all Orders are non-cancelable and all payments made are non-refundable.</w:t>
      </w:r>
    </w:p>
    <w:p ns2:paraId="00000058" ns2:textId="626E6DBC" w:rsidR="00CB146C" w:rsidRPr="00262205" w:rsidRDefault="000F268C" w:rsidP="005D625E">
      <w:pPr>
        <w:tabs>
          <w:tab w:val="left" w:pos="180"/>
          <w:tab w:val="left" w:pos="630"/>
        </w:tabs>
        <w:spacing w:after="120" w:line="240" w:lineRule="auto"/>
        <w:ind w:right="-86"/>
        <w:jc w:val="both"/>
        <w:rPr>
          <w:sz w:val="20"/>
          <w:szCs w:val="20"/>
        </w:rPr>
      </w:pPr>
      <w:r w:rsidRPr="00262205">
        <w:rPr>
          <w:b/>
          <w:sz w:val="20"/>
          <w:szCs w:val="20"/>
        </w:rPr>
        <w:t>10.3</w:t>
      </w:r>
      <w:r w:rsidRPr="00262205">
        <w:rPr>
          <w:b/>
          <w:sz w:val="20"/>
          <w:szCs w:val="20"/>
        </w:rPr>
        <w:tab/>
        <w:t xml:space="preserve">Invoicing and Payment Terms. </w:t>
      </w:r>
      <w:r w:rsidRPr="00262205">
        <w:rPr>
          <w:sz w:val="20"/>
          <w:szCs w:val="20"/>
        </w:rPr>
        <w:t xml:space="preserve"> Unless otherwise specified in the applicable Order, Customer will pay all fees within thirty (30) days of the date the applicable invoice is issued by Box.  In the event Customer disputes any invoiced fees, Customer will provide written notice of the disputed amount within fifteen (15) days after the date of such invoice and timely pay any undisputed portion of such invoice. The Parties will cooperate in good faith to resolve any disputed invoice or portion thereof within fifteen (15) days of notice of dispute. All amounts payable by Customer under this Agreement will be made without setoff and without any deduction or withholding. Customer will promptly reimburse Box for any cost or expense incurred in connection with any collection efforts undertaken by Box in connection with any past due amount owed under this Agreement. At Box’s discretion, past due amounts may accrue a late fee equal to the lesser of 1.5% per month or the maximum amount allowed by applicable law.</w:t>
      </w:r>
    </w:p>
    <w:p ns2:paraId="00000059" ns2:textId="7C77B2B8" w:rsidR="00CB146C" w:rsidRPr="00262205" w:rsidRDefault="000F268C" w:rsidP="005D625E">
      <w:pPr>
        <w:tabs>
          <w:tab w:val="left" w:pos="180"/>
          <w:tab w:val="left" w:pos="630"/>
        </w:tabs>
        <w:spacing w:after="120" w:line="240" w:lineRule="auto"/>
        <w:ind w:right="-86"/>
        <w:jc w:val="both"/>
        <w:rPr>
          <w:sz w:val="20"/>
          <w:szCs w:val="20"/>
        </w:rPr>
      </w:pPr>
      <w:r w:rsidRPr="00262205">
        <w:rPr>
          <w:b/>
          <w:sz w:val="20"/>
          <w:szCs w:val="20"/>
        </w:rPr>
        <w:t>10.4</w:t>
      </w:r>
      <w:r w:rsidRPr="00262205">
        <w:rPr>
          <w:b/>
          <w:sz w:val="20"/>
          <w:szCs w:val="20"/>
        </w:rPr>
        <w:tab/>
        <w:t xml:space="preserve">Taxes. </w:t>
      </w:r>
      <w:r w:rsidRPr="00262205">
        <w:rPr>
          <w:sz w:val="20"/>
          <w:szCs w:val="20"/>
        </w:rPr>
        <w:t xml:space="preserve"> All Orders pursuant to this Agreement do not include any transaction taxes, which may include local, state, provincial, federal or foreign taxes, levies, duties or similar governmental assessments of any nature, including, but not limited to, value-added taxes (“</w:t>
      </w:r>
      <w:r w:rsidRPr="00E62DCE">
        <w:rPr>
          <w:b/>
          <w:bCs/>
          <w:sz w:val="20"/>
          <w:szCs w:val="20"/>
        </w:rPr>
        <w:t>VAT</w:t>
      </w:r>
      <w:r w:rsidRPr="00262205">
        <w:rPr>
          <w:sz w:val="20"/>
          <w:szCs w:val="20"/>
        </w:rPr>
        <w:t>”), excise, use, goods and services taxes, consumption taxes or similar taxes (collectively defined as “</w:t>
      </w:r>
      <w:r w:rsidRPr="00262205">
        <w:rPr>
          <w:b/>
          <w:sz w:val="20"/>
          <w:szCs w:val="20"/>
        </w:rPr>
        <w:t>General Taxes</w:t>
      </w:r>
      <w:r w:rsidRPr="00262205">
        <w:rPr>
          <w:sz w:val="20"/>
          <w:szCs w:val="20"/>
        </w:rPr>
        <w:t>”).  All fees invoiced pursuant to this Agreement are payable in full and without reduction for General Taxes or foreign withholding taxes (collectively defined as “</w:t>
      </w:r>
      <w:r w:rsidRPr="00262205">
        <w:rPr>
          <w:b/>
          <w:sz w:val="20"/>
          <w:szCs w:val="20"/>
        </w:rPr>
        <w:t>Taxes</w:t>
      </w:r>
      <w:r w:rsidRPr="00262205">
        <w:rPr>
          <w:sz w:val="20"/>
          <w:szCs w:val="20"/>
        </w:rPr>
        <w:t xml:space="preserve">”). Customer is responsible for paying all Taxes associated with fees due pursuant to this Agreement and Orders, excluding income taxes imposed on Box.  If Box has a legal obligation to pay or collect Taxes (expressly excluding Box income tax) for which Customer is responsible under this Agreement, the appropriate amount shall be computed based on Customer’s address listed in the applicable Order and Customer confirms that Box can rely on the sold-to name and address set forth in the Order(s) as being the place of supply for sales tax purposes.  Such Taxes will be invoiced to and paid by Customer.  If Customer is legally entitled to an exemption from the payment of any Taxes, Customer will promptly provide Box with legally sufficient tax exemption certificates for each taxing jurisdiction for which it claims </w:t>
      </w:r>
      <w:r w:rsidRPr="00262205">
        <w:rPr>
          <w:sz w:val="20"/>
          <w:szCs w:val="20"/>
        </w:rPr>
        <w:lastRenderedPageBreak/>
        <w:t xml:space="preserve">exemption.  Unless otherwise prohibited by law, Box will apply the benefits of any requested tax exemption to charges </w:t>
      </w:r>
      <w:r w:rsidR="00696230">
        <w:rPr>
          <w:sz w:val="20"/>
          <w:szCs w:val="20"/>
        </w:rPr>
        <w:t xml:space="preserve">incurred by Customer </w:t>
      </w:r>
      <w:r w:rsidRPr="00262205">
        <w:rPr>
          <w:sz w:val="20"/>
          <w:szCs w:val="20"/>
        </w:rPr>
        <w:t xml:space="preserve">after the date </w:t>
      </w:r>
      <w:proofErr w:type="gramStart"/>
      <w:r w:rsidRPr="00262205">
        <w:rPr>
          <w:sz w:val="20"/>
          <w:szCs w:val="20"/>
        </w:rPr>
        <w:t>Box</w:t>
      </w:r>
      <w:proofErr w:type="gramEnd"/>
      <w:r w:rsidRPr="00262205">
        <w:rPr>
          <w:sz w:val="20"/>
          <w:szCs w:val="20"/>
        </w:rPr>
        <w:t xml:space="preserve"> receives and reasonably processes such tax exemption certificates.</w:t>
      </w:r>
    </w:p>
    <w:p ns2:paraId="0000005A" ns2:textId="77777777" w:rsidR="00CB146C" w:rsidRPr="00262205" w:rsidRDefault="000F268C" w:rsidP="005D625E">
      <w:commentRangeStart w:id="8"/>
      <w:pPr>
        <w:tabs>
          <w:tab w:val="left" w:pos="180"/>
          <w:tab w:val="left" w:pos="630"/>
        </w:tabs>
        <w:spacing w:after="120" w:line="240" w:lineRule="auto"/>
        <w:ind w:right="-86"/>
        <w:jc w:val="both"/>
        <w:rPr>
          <w:b/>
          <w:sz w:val="20"/>
          <w:szCs w:val="20"/>
        </w:rPr>
      </w:pPr>
      <w:r>
        <w:rPr>
          <w:b/>
          <w:sz w:val="20"/>
          <w:szCs w:val="20"/>
        </w:rPr>
        <w:t xml:space="preserve">10.5	Non-Payment </w:t>
      </w:r>
      <w:del w:id="1109" w:author="Contracts.AI" w:date="2026-08-21T08:24:49Z">
        <w:r>
          <w:rPr>
            <w:b/>
            <w:sz w:val="20"/>
            <w:szCs w:val="20"/>
          </w:rPr>
          <w:delText xml:space="preserve">Suspension.  </w:delText>
        </w:r>
      </w:del>
      <w:ins w:id="1110" w:author="Contracts.AI" w:date="2026-08-21T08:24:49Z">
        <w:r>
          <w:rPr>
            <w:b/>
            <w:sz w:val="20"/>
            <w:szCs w:val="20"/>
          </w:rPr>
          <w:t xml:space="preserve">Suspension. </w:t>
        </w:r>
      </w:ins>
      <w:r>
        <w:rPr>
          <w:b/>
          <w:sz w:val="20"/>
          <w:szCs w:val="20"/>
        </w:rPr>
        <w:t xml:space="preserve">If any invoices are more than </w:t>
      </w:r>
      <w:del w:id="1111" w:author="Contracts.AI" w:date="2026-08-21T08:24:49Z">
        <w:r>
          <w:rPr>
            <w:b/>
            <w:sz w:val="20"/>
            <w:szCs w:val="20"/>
          </w:rPr>
          <w:delText xml:space="preserve">sixty (60) </w:delText>
        </w:r>
      </w:del>
      <w:ins w:id="1112" w:author="Contracts.AI" w:date="2026-08-21T08:24:49Z">
        <w:r>
          <w:rPr>
            <w:b/>
            <w:sz w:val="20"/>
            <w:szCs w:val="20"/>
          </w:rPr>
          <w:t xml:space="preserve">thirty (30) </w:t>
        </w:r>
      </w:ins>
      <w:r>
        <w:rPr>
          <w:b/>
          <w:sz w:val="20"/>
          <w:szCs w:val="20"/>
        </w:rPr>
        <w:t xml:space="preserve">days past due (except with respect to charges subject to a reasonable and good faith dispute as set forth in Section 10.3 (Invoicing and Payment Terms)), in addition to any other rights or remedies it may have under this Agreement or by applicable law, Box </w:t>
      </w:r>
      <w:del w:id="1113" w:author="Contracts.AI" w:date="2026-08-21T08:24:49Z">
        <w:r>
          <w:rPr>
            <w:b/>
            <w:sz w:val="20"/>
            <w:szCs w:val="20"/>
          </w:rPr>
          <w:delText xml:space="preserve">reserves the right to </w:delText>
        </w:r>
      </w:del>
      <w:ins w:id="1114" w:author="Contracts.AI" w:date="2026-08-21T08:24:49Z">
        <w:r>
          <w:rPr>
            <w:b/>
            <w:sz w:val="20"/>
            <w:szCs w:val="20"/>
          </w:rPr>
          <w:t xml:space="preserve">may </w:t>
        </w:r>
      </w:ins>
      <w:r>
        <w:rPr>
          <w:b/>
          <w:sz w:val="20"/>
          <w:szCs w:val="20"/>
        </w:rPr>
        <w:t xml:space="preserve">suspend Customer's access to the Box Service </w:t>
      </w:r>
      <w:del w:id="1115" w:author="Contracts.AI" w:date="2026-08-21T08:24:49Z">
        <w:r>
          <w:rPr>
            <w:b/>
            <w:sz w:val="20"/>
            <w:szCs w:val="20"/>
          </w:rPr>
          <w:delText xml:space="preserve">upon </w:delText>
        </w:r>
      </w:del>
      <w:ins w:id="1116" w:author="Contracts.AI" w:date="2026-08-21T08:24:49Z">
        <w:r>
          <w:rPr>
            <w:b/>
            <w:sz w:val="20"/>
            <w:szCs w:val="20"/>
          </w:rPr>
          <w:t xml:space="preserve">only after providing ten (10) days' prior </w:t>
        </w:r>
      </w:ins>
      <w:r>
        <w:rPr>
          <w:b/>
          <w:sz w:val="20"/>
          <w:szCs w:val="20"/>
        </w:rPr>
        <w:t xml:space="preserve">written </w:t>
      </w:r>
      <w:del w:id="1117" w:author="Contracts.AI" w:date="2026-08-21T08:24:49Z">
        <w:r>
          <w:rPr>
            <w:b/>
            <w:sz w:val="20"/>
            <w:szCs w:val="20"/>
          </w:rPr>
          <w:delText xml:space="preserve">notice, without liability </w:delText>
        </w:r>
      </w:del>
      <w:ins w:id="1118" w:author="Contracts.AI" w:date="2026-08-21T08:24:49Z">
        <w:r>
          <w:rPr>
            <w:b/>
            <w:sz w:val="20"/>
            <w:szCs w:val="20"/>
          </w:rPr>
          <w:t xml:space="preserve">notice and an opportunity </w:t>
        </w:r>
      </w:ins>
      <w:r>
        <w:rPr>
          <w:b/>
          <w:sz w:val="20"/>
          <w:szCs w:val="20"/>
        </w:rPr>
        <w:t xml:space="preserve">to </w:t>
      </w:r>
      <w:del w:id="1119" w:author="Contracts.AI" w:date="2026-08-21T08:24:49Z">
        <w:r>
          <w:rPr>
            <w:b/>
            <w:sz w:val="20"/>
            <w:szCs w:val="20"/>
          </w:rPr>
          <w:delText xml:space="preserve">Customer, until such </w:delText>
        </w:r>
      </w:del>
      <w:ins w:id="1120" w:author="Contracts.AI" w:date="2026-08-21T08:24:49Z">
        <w:r>
          <w:rPr>
            <w:b/>
            <w:sz w:val="20"/>
            <w:szCs w:val="20"/>
          </w:rPr>
          <w:t xml:space="preserve">cure by paying the undisputed </w:t>
        </w:r>
      </w:ins>
      <w:r>
        <w:rPr>
          <w:b/>
          <w:sz w:val="20"/>
          <w:szCs w:val="20"/>
        </w:rPr>
        <w:t xml:space="preserve">past due </w:t>
      </w:r>
      <w:del w:id="1121" w:author="Contracts.AI" w:date="2026-08-21T08:24:49Z">
        <w:r>
          <w:rPr>
            <w:b/>
            <w:sz w:val="20"/>
            <w:szCs w:val="20"/>
          </w:rPr>
          <w:delText xml:space="preserve">amounts are paid </w:delText>
        </w:r>
      </w:del>
      <w:ins w:id="1122" w:author="Contracts.AI" w:date="2026-08-21T08:24:49Z">
        <w:r>
          <w:rPr>
            <w:b/>
            <w:sz w:val="20"/>
            <w:szCs w:val="20"/>
          </w:rPr>
          <w:t xml:space="preserve">amounts. Any suspension shall be limited </w:t>
        </w:r>
      </w:ins>
      <w:r>
        <w:rPr>
          <w:b/>
          <w:sz w:val="20"/>
          <w:szCs w:val="20"/>
        </w:rPr>
        <w:t xml:space="preserve">in </w:t>
      </w:r>
      <w:del w:id="1123" w:author="Contracts.AI" w:date="2026-08-21T08:24:49Z">
        <w:r>
          <w:rPr>
            <w:b/>
            <w:sz w:val="20"/>
            <w:szCs w:val="20"/>
          </w:rPr>
          <w:delText xml:space="preserve">full.</w:delText>
        </w:r>
      </w:del>
      <w:ins w:id="1124" w:author="Contracts.AI" w:date="2026-08-21T08:24:49Z">
        <w:r>
          <w:rPr>
            <w:b/>
            <w:sz w:val="20"/>
            <w:szCs w:val="20"/>
          </w:rPr>
          <w:t xml:space="preserve">scope, duration and affected users to what is strictly necessary, and Box shall promptly restore access following cure.</w:t>
        </w:r>
      </w:ins>
      <w:commentRangeEnd w:id="8"/>
      <w:r>
        <w:rPr>
          <w:rStyle w:val="CommentReference"/>
        </w:rPr>
        <w:commentReference w:id="8"/>
      </w:r>
    </w:p>
    <w:p ns2:paraId="0000005B" ns2:textId="45C268D3" w:rsidR="00CB146C" w:rsidRPr="00262205" w:rsidRDefault="000F268C" w:rsidP="005D625E">
      <w:pPr>
        <w:tabs>
          <w:tab w:val="left" w:pos="180"/>
          <w:tab w:val="left" w:pos="630"/>
        </w:tabs>
        <w:spacing w:after="120" w:line="240" w:lineRule="auto"/>
        <w:ind w:right="-86"/>
        <w:jc w:val="both"/>
        <w:rPr>
          <w:sz w:val="20"/>
          <w:szCs w:val="20"/>
        </w:rPr>
      </w:pPr>
      <w:r w:rsidRPr="00262205">
        <w:rPr>
          <w:b/>
          <w:sz w:val="20"/>
          <w:szCs w:val="20"/>
        </w:rPr>
        <w:t>10.6</w:t>
      </w:r>
      <w:r w:rsidRPr="00262205">
        <w:rPr>
          <w:b/>
          <w:sz w:val="20"/>
          <w:szCs w:val="20"/>
        </w:rPr>
        <w:tab/>
        <w:t>Purchases Through Box Resellers.</w:t>
      </w:r>
      <w:r w:rsidRPr="00262205">
        <w:rPr>
          <w:sz w:val="20"/>
          <w:szCs w:val="20"/>
        </w:rPr>
        <w:t xml:space="preserve">  If Customer places an Order for the Box Service from a Box Reseller, any terms herein related to ordering, invoicing, refunds, or credits do not apply</w:t>
      </w:r>
      <w:r w:rsidR="00FC03C4">
        <w:rPr>
          <w:sz w:val="20"/>
          <w:szCs w:val="20"/>
        </w:rPr>
        <w:t xml:space="preserve"> as to Customer’s relationship to Box</w:t>
      </w:r>
      <w:r w:rsidRPr="00262205">
        <w:rPr>
          <w:sz w:val="20"/>
          <w:szCs w:val="20"/>
        </w:rPr>
        <w:t xml:space="preserve">. Customer must establish such terms with Box Reseller. For the avoidance of doubt, nothing herein affects suspension rights or deactivation rights for Box or a Box Reseller provided for in this Agreement.   </w:t>
      </w:r>
    </w:p>
    <w:p ns2:paraId="0000005C" ns2:textId="77777777" w:rsidR="00CB146C" w:rsidRPr="00262205" w:rsidRDefault="000F268C" w:rsidP="005D625E">
      <w:pPr>
        <w:keepNext/>
        <w:tabs>
          <w:tab w:val="left" w:pos="180"/>
          <w:tab w:val="left" w:pos="630"/>
        </w:tabs>
        <w:spacing w:after="120" w:line="240" w:lineRule="auto"/>
        <w:ind w:right="-90"/>
        <w:jc w:val="both"/>
        <w:rPr>
          <w:b/>
          <w:sz w:val="20"/>
          <w:szCs w:val="20"/>
        </w:rPr>
      </w:pPr>
      <w:r w:rsidRPr="00262205">
        <w:rPr>
          <w:b/>
          <w:sz w:val="20"/>
          <w:szCs w:val="20"/>
        </w:rPr>
        <w:t>Section 11.</w:t>
      </w:r>
      <w:r w:rsidRPr="00262205">
        <w:rPr>
          <w:b/>
          <w:sz w:val="20"/>
          <w:szCs w:val="20"/>
        </w:rPr>
        <w:tab/>
        <w:t xml:space="preserve">Term and Termination </w:t>
      </w:r>
    </w:p>
    <w:p ns2:paraId="0000005E" ns2:textId="7AD7FAC4" w:rsidR="00CB146C" w:rsidRPr="00262205" w:rsidRDefault="000F268C" w:rsidP="005D625E">
      <w:pPr>
        <w:tabs>
          <w:tab w:val="left" w:pos="180"/>
          <w:tab w:val="left" w:pos="630"/>
        </w:tabs>
        <w:spacing w:after="120" w:line="240" w:lineRule="auto"/>
        <w:ind w:right="-90"/>
        <w:jc w:val="both"/>
        <w:rPr>
          <w:rFonts w:eastAsia="Arial"/>
          <w:color w:val="000000"/>
          <w:sz w:val="20"/>
          <w:szCs w:val="20"/>
        </w:rPr>
      </w:pPr>
      <w:r w:rsidRPr="00262205">
        <w:rPr>
          <w:b/>
          <w:sz w:val="20"/>
          <w:szCs w:val="20"/>
        </w:rPr>
        <w:t>11.1</w:t>
      </w:r>
      <w:r w:rsidRPr="00262205">
        <w:rPr>
          <w:b/>
          <w:sz w:val="20"/>
          <w:szCs w:val="20"/>
        </w:rPr>
        <w:tab/>
        <w:t xml:space="preserve">Term of Agreement.  </w:t>
      </w:r>
      <w:r w:rsidRPr="00262205">
        <w:rPr>
          <w:sz w:val="20"/>
          <w:szCs w:val="20"/>
        </w:rPr>
        <w:t>This Agreement will commence on the Agreement Effective Date and will remain in effect for as long as there is an Order in effect (“</w:t>
      </w:r>
      <w:r w:rsidRPr="00262205">
        <w:rPr>
          <w:b/>
          <w:sz w:val="20"/>
          <w:szCs w:val="20"/>
        </w:rPr>
        <w:t>Term</w:t>
      </w:r>
      <w:r w:rsidRPr="00262205">
        <w:rPr>
          <w:sz w:val="20"/>
          <w:szCs w:val="20"/>
        </w:rPr>
        <w:t xml:space="preserve">”), unless otherwise terminated as provided for in Section 11.3 (Termination for Cause) and Section 11.4 (Termination for Insolvency) below. </w:t>
      </w:r>
    </w:p>
    <w:p ns2:paraId="5A86C1F5" ns2:textId="04893776" w:rsidR="006C3C71" w:rsidRDefault="1D2467FD" w:rsidP="005D625E">
      <w:commentRangeStart w:id="9"/>
      <w:pPr>
        <w:tabs>
          <w:tab w:val="left" w:pos="180"/>
          <w:tab w:val="left" w:pos="630"/>
        </w:tabs>
        <w:spacing w:after="120" w:line="240" w:lineRule="auto"/>
        <w:ind w:right="-90"/>
        <w:jc w:val="both"/>
        <w:rPr>
          <w:sz w:val="20"/>
          <w:szCs w:val="20"/>
        </w:rPr>
      </w:pPr>
      <w:r>
        <w:rPr>
          <w:b/>
          <w:bCs/>
          <w:sz w:val="20"/>
          <w:szCs w:val="20"/>
        </w:rPr>
        <w:t xml:space="preserve">11.2	Term of Order and </w:t>
      </w:r>
      <w:del w:id="1125" w:author="Contracts.AI" w:date="2026-08-21T08:24:49Z">
        <w:r>
          <w:rPr>
            <w:b/>
            <w:bCs/>
            <w:sz w:val="20"/>
            <w:szCs w:val="20"/>
          </w:rPr>
          <w:delText xml:space="preserve">Renewal.  </w:delText>
        </w:r>
      </w:del>
      <w:ins w:id="1126" w:author="Contracts.AI" w:date="2026-08-21T08:24:49Z">
        <w:r>
          <w:rPr>
            <w:b/>
            <w:bCs/>
            <w:sz w:val="20"/>
            <w:szCs w:val="20"/>
          </w:rPr>
          <w:t xml:space="preserve">Renewal. </w:t>
        </w:r>
      </w:ins>
      <w:r>
        <w:rPr>
          <w:b/>
          <w:bCs/>
          <w:sz w:val="20"/>
          <w:szCs w:val="20"/>
        </w:rPr>
        <w:t xml:space="preserve">Each Order placed under this Agreement will be in effect for a period of one (1) year from the service start </w:t>
      </w:r>
      <w:del w:id="1127" w:author="Contracts.AI" w:date="2026-08-21T08:24:49Z">
        <w:r>
          <w:rPr>
            <w:b/>
            <w:bCs/>
            <w:sz w:val="20"/>
            <w:szCs w:val="20"/>
          </w:rPr>
          <w:delText xml:space="preserve">date  </w:delText>
        </w:r>
      </w:del>
      <w:ins w:id="1128" w:author="Contracts.AI" w:date="2026-08-21T08:24:49Z">
        <w:r>
          <w:rPr>
            <w:b/>
            <w:bCs/>
            <w:sz w:val="20"/>
            <w:szCs w:val="20"/>
          </w:rPr>
          <w:t xml:space="preserve">date </w:t>
        </w:r>
      </w:ins>
      <w:r>
        <w:rPr>
          <w:b/>
          <w:bCs/>
          <w:sz w:val="20"/>
          <w:szCs w:val="20"/>
        </w:rPr>
        <w:t xml:space="preserve">unless otherwise specified in the </w:t>
      </w:r>
      <w:del w:id="1129" w:author="Contracts.AI" w:date="2026-08-21T08:24:49Z">
        <w:r>
          <w:rPr>
            <w:b/>
            <w:bCs/>
            <w:sz w:val="20"/>
            <w:szCs w:val="20"/>
          </w:rPr>
          <w:delText xml:space="preserve">Order.  </w:delText>
        </w:r>
      </w:del>
      <w:ins w:id="1130" w:author="Contracts.AI" w:date="2026-08-21T08:24:49Z">
        <w:r>
          <w:rPr>
            <w:b/>
            <w:bCs/>
            <w:sz w:val="20"/>
            <w:szCs w:val="20"/>
          </w:rPr>
          <w:t xml:space="preserve">Order. </w:t>
        </w:r>
      </w:ins>
      <w:r>
        <w:rPr>
          <w:b/>
          <w:bCs/>
          <w:sz w:val="20"/>
          <w:szCs w:val="20"/>
        </w:rPr>
        <w:t xml:space="preserve">Thereafter, </w:t>
      </w:r>
      <w:del w:id="1131" w:author="Contracts.AI" w:date="2026-08-21T08:24:49Z">
        <w:r>
          <w:rPr>
            <w:b/>
            <w:bCs/>
            <w:sz w:val="20"/>
            <w:szCs w:val="20"/>
          </w:rPr>
          <w:delText xml:space="preserve">unless the Agreement is terminated as provided herein, </w:delText>
        </w:r>
      </w:del>
      <w:r>
        <w:rPr>
          <w:b/>
          <w:bCs/>
          <w:sz w:val="20"/>
          <w:szCs w:val="20"/>
        </w:rPr>
        <w:t xml:space="preserve">the Order(s) </w:t>
      </w:r>
      <w:ins w:id="1132" w:author="Contracts.AI" w:date="2026-08-21T08:24:49Z">
        <w:r>
          <w:rPr>
            <w:b/>
            <w:bCs/>
            <w:sz w:val="20"/>
            <w:szCs w:val="20"/>
          </w:rPr>
          <w:t xml:space="preserve">shall not renew automatically. Any renewal shall be by mutual written agreement of the parties. Supplier </w:t>
        </w:r>
      </w:ins>
      <w:r>
        <w:rPr>
          <w:b/>
          <w:bCs/>
          <w:sz w:val="20"/>
          <w:szCs w:val="20"/>
        </w:rPr>
        <w:t xml:space="preserve">will </w:t>
      </w:r>
      <w:del w:id="1133" w:author="Contracts.AI" w:date="2026-08-21T08:24:49Z">
        <w:r>
          <w:rPr>
            <w:b/>
            <w:bCs/>
            <w:sz w:val="20"/>
            <w:szCs w:val="20"/>
          </w:rPr>
          <w:delText xml:space="preserve">automatically renew unless either Party provides </w:delText>
        </w:r>
      </w:del>
      <w:ins w:id="1134" w:author="Contracts.AI" w:date="2026-08-21T08:24:49Z">
        <w:r>
          <w:rPr>
            <w:b/>
            <w:bCs/>
            <w:sz w:val="20"/>
            <w:szCs w:val="20"/>
          </w:rPr>
          <w:t xml:space="preserve">provide Customer with </w:t>
        </w:r>
      </w:ins>
      <w:r>
        <w:rPr>
          <w:b/>
          <w:bCs/>
          <w:sz w:val="20"/>
          <w:szCs w:val="20"/>
        </w:rPr>
        <w:t xml:space="preserve">written notice of </w:t>
      </w:r>
      <w:del w:id="1135" w:author="Contracts.AI" w:date="2026-08-21T08:24:49Z">
        <w:r>
          <w:rPr>
            <w:b/>
            <w:bCs/>
            <w:sz w:val="20"/>
            <w:szCs w:val="20"/>
          </w:rPr>
          <w:delText xml:space="preserve">non-renewal </w:delText>
        </w:r>
      </w:del>
      <w:ins w:id="1136" w:author="Contracts.AI" w:date="2026-08-21T08:24:49Z">
        <w:r>
          <w:rPr>
            <w:b/>
            <w:bCs/>
            <w:sz w:val="20"/>
            <w:szCs w:val="20"/>
          </w:rPr>
          <w:t xml:space="preserve">the upcoming expiration date of the then-current Subscription Period </w:t>
        </w:r>
      </w:ins>
      <w:r>
        <w:rPr>
          <w:b/>
          <w:bCs/>
          <w:sz w:val="20"/>
          <w:szCs w:val="20"/>
        </w:rPr>
        <w:t xml:space="preserve">at least thirty (30) days </w:t>
      </w:r>
      <w:del w:id="1137" w:author="Contracts.AI" w:date="2026-08-21T08:24:49Z">
        <w:r>
          <w:rPr>
            <w:b/>
            <w:bCs/>
            <w:sz w:val="20"/>
            <w:szCs w:val="20"/>
          </w:rPr>
          <w:delText xml:space="preserve">before the end of the then-current Subscription Period. Each </w:delText>
        </w:r>
      </w:del>
      <w:ins w:id="1138" w:author="Contracts.AI" w:date="2026-08-21T08:24:49Z">
        <w:r>
          <w:rPr>
            <w:b/>
            <w:bCs/>
            <w:sz w:val="20"/>
            <w:szCs w:val="20"/>
          </w:rPr>
          <w:t xml:space="preserve">prior to </w:t>
        </w:r>
      </w:ins>
      <w:r>
        <w:rPr>
          <w:b/>
          <w:bCs/>
          <w:sz w:val="20"/>
          <w:szCs w:val="20"/>
        </w:rPr>
        <w:t xml:space="preserve">such </w:t>
      </w:r>
      <w:ins w:id="1139" w:author="Contracts.AI" w:date="2026-08-21T08:24:49Z">
        <w:r>
          <w:rPr>
            <w:b/>
            <w:bCs/>
            <w:sz w:val="20"/>
            <w:szCs w:val="20"/>
          </w:rPr>
          <w:t xml:space="preserve">expiration. Unless otherwise agreed in a </w:t>
        </w:r>
      </w:ins>
      <w:r>
        <w:rPr>
          <w:b/>
          <w:bCs/>
          <w:sz w:val="20"/>
          <w:szCs w:val="20"/>
        </w:rPr>
        <w:t xml:space="preserve">renewal </w:t>
      </w:r>
      <w:del w:id="1140" w:author="Contracts.AI" w:date="2026-08-21T08:24:49Z">
        <w:r>
          <w:rPr>
            <w:b/>
            <w:bCs/>
            <w:sz w:val="20"/>
            <w:szCs w:val="20"/>
          </w:rPr>
          <w:delText xml:space="preserve">subscription period shall have </w:delText>
        </w:r>
      </w:del>
      <w:ins w:id="1141" w:author="Contracts.AI" w:date="2026-08-21T08:24:49Z">
        <w:r>
          <w:rPr>
            <w:b/>
            <w:bCs/>
            <w:sz w:val="20"/>
            <w:szCs w:val="20"/>
          </w:rPr>
          <w:t xml:space="preserve">Order signed by both Parties, any renewal will be on </w:t>
        </w:r>
      </w:ins>
      <w:r>
        <w:rPr>
          <w:b/>
          <w:bCs/>
          <w:sz w:val="20"/>
          <w:szCs w:val="20"/>
        </w:rPr>
        <w:t xml:space="preserve">the same subscription period time length, usage limits and </w:t>
      </w:r>
      <w:del w:id="1142" w:author="Contracts.AI" w:date="2026-08-21T08:24:49Z">
        <w:r>
          <w:rPr>
            <w:b/>
            <w:bCs/>
            <w:sz w:val="20"/>
            <w:szCs w:val="20"/>
          </w:rPr>
          <w:delText xml:space="preserve">pricing, excluding any Order terms that applied only to </w:delText>
        </w:r>
      </w:del>
      <w:ins w:id="1143" w:author="Contracts.AI" w:date="2026-08-21T08:24:49Z">
        <w:r>
          <w:rPr>
            <w:b/>
            <w:bCs/>
            <w:sz w:val="20"/>
            <w:szCs w:val="20"/>
          </w:rPr>
          <w:t xml:space="preserve">pricing as </w:t>
        </w:r>
      </w:ins>
      <w:r>
        <w:rPr>
          <w:b/>
          <w:bCs/>
          <w:sz w:val="20"/>
          <w:szCs w:val="20"/>
        </w:rPr>
        <w:t xml:space="preserve">the </w:t>
      </w:r>
      <w:del w:id="1144" w:author="Contracts.AI" w:date="2026-08-21T08:24:49Z">
        <w:r>
          <w:rPr>
            <w:b/>
            <w:bCs/>
            <w:sz w:val="20"/>
            <w:szCs w:val="20"/>
          </w:rPr>
          <w:delText xml:space="preserve">initial </w:delText>
        </w:r>
      </w:del>
      <w:ins w:id="1145" w:author="Contracts.AI" w:date="2026-08-21T08:24:49Z">
        <w:r>
          <w:rPr>
            <w:b/>
            <w:bCs/>
            <w:sz w:val="20"/>
            <w:szCs w:val="20"/>
          </w:rPr>
          <w:t xml:space="preserve">expiring </w:t>
        </w:r>
      </w:ins>
      <w:r>
        <w:rPr>
          <w:b/>
          <w:bCs/>
          <w:sz w:val="20"/>
          <w:szCs w:val="20"/>
        </w:rPr>
        <w:t xml:space="preserve">Subscription </w:t>
      </w:r>
      <w:del w:id="1146" w:author="Contracts.AI" w:date="2026-08-21T08:24:49Z">
        <w:r>
          <w:rPr>
            <w:b/>
            <w:bCs/>
            <w:sz w:val="20"/>
            <w:szCs w:val="20"/>
          </w:rPr>
          <w:delText xml:space="preserve">Period (e.g. limited duration overage grants). If the initial Subscription period exceeds one (1) year, the usage limit </w:delText>
        </w:r>
      </w:del>
      <w:ins w:id="1147" w:author="Contracts.AI" w:date="2026-08-21T08:24:49Z">
        <w:r>
          <w:rPr>
            <w:b/>
            <w:bCs/>
            <w:sz w:val="20"/>
            <w:szCs w:val="20"/>
          </w:rPr>
          <w:t xml:space="preserve">Period, </w:t>
        </w:r>
      </w:ins>
      <w:r>
        <w:rPr>
          <w:b/>
          <w:bCs/>
          <w:sz w:val="20"/>
          <w:szCs w:val="20"/>
        </w:rPr>
        <w:t xml:space="preserve">and </w:t>
      </w:r>
      <w:del w:id="1148" w:author="Contracts.AI" w:date="2026-08-21T08:24:49Z">
        <w:r>
          <w:rPr>
            <w:b/>
            <w:bCs/>
            <w:sz w:val="20"/>
            <w:szCs w:val="20"/>
          </w:rPr>
          <w:delText xml:space="preserve">pricing for the renewal subscription period </w:delText>
        </w:r>
      </w:del>
      <w:r>
        <w:rPr>
          <w:b/>
          <w:bCs/>
          <w:sz w:val="20"/>
          <w:szCs w:val="20"/>
        </w:rPr>
        <w:t xml:space="preserve">will </w:t>
      </w:r>
      <w:del w:id="1149" w:author="Contracts.AI" w:date="2026-08-21T08:24:49Z">
        <w:r>
          <w:rPr>
            <w:b/>
            <w:bCs/>
            <w:sz w:val="20"/>
            <w:szCs w:val="20"/>
          </w:rPr>
          <w:delText xml:space="preserve">be the same as in the final year of the initial Subscription Period. Any renewal subscription period shall also </w:delText>
        </w:r>
      </w:del>
      <w:r>
        <w:rPr>
          <w:b/>
          <w:bCs/>
          <w:sz w:val="20"/>
          <w:szCs w:val="20"/>
        </w:rPr>
        <w:t xml:space="preserve">incorporate the then-current Product Feature Matrix and any expansion orders by Customer during the service term.</w:t>
      </w:r>
      <w:commentRangeEnd w:id="9"/>
      <w:r>
        <w:rPr>
          <w:rStyle w:val="CommentReference"/>
        </w:rPr>
        <w:commentReference w:id="9"/>
      </w:r>
    </w:p>
    <w:p ns2:paraId="7DB1C037" ns2:textId="77777777" w:rsidR="006C3C71" w:rsidRDefault="006C3C71" w:rsidP="005D625E">
      <w:pPr>
        <w:tabs>
          <w:tab w:val="left" w:pos="180"/>
          <w:tab w:val="left" w:pos="630"/>
        </w:tabs>
        <w:spacing w:after="120" w:line="240" w:lineRule="auto"/>
        <w:ind w:right="-90"/>
        <w:jc w:val="both"/>
        <w:rPr>
          <w:sz w:val="20"/>
          <w:szCs w:val="20"/>
        </w:rPr>
      </w:pPr>
    </w:p>
    <w:p ns2:paraId="00000062" ns2:textId="7ABFB9DA" w:rsidR="00CB146C" w:rsidRPr="00262205" w:rsidRDefault="000F268C" w:rsidP="005D625E">
      <w:commentRangeStart w:id="10"/>
      <w:pPr>
        <w:tabs>
          <w:tab w:val="left" w:pos="180"/>
          <w:tab w:val="left" w:pos="630"/>
        </w:tabs>
        <w:spacing w:after="120" w:line="240" w:lineRule="auto"/>
        <w:ind w:right="-90"/>
        <w:jc w:val="both"/>
        <w:rPr>
          <w:sz w:val="20"/>
          <w:szCs w:val="20"/>
        </w:rPr>
      </w:pPr>
      <w:r>
        <w:rPr>
          <w:b/>
          <w:sz w:val="20"/>
          <w:szCs w:val="20"/>
        </w:rPr>
        <w:t xml:space="preserve">11.3	Termination for Cause.  Either Party may terminate this Agreement for cause: upon thirty (30) days' written notice to the other Party of a material breach of this Agreement if such breach remains uncured after the expiration of such </w:t>
      </w:r>
      <w:del w:id="1150" w:author="Contracts.AI" w:date="2026-08-21T08:24:49Z">
        <w:r>
          <w:rPr>
            <w:b/>
            <w:sz w:val="20"/>
            <w:szCs w:val="20"/>
          </w:rPr>
          <w:delText xml:space="preserve">period.</w:delText>
        </w:r>
      </w:del>
      <w:ins w:id="1151" w:author="Contracts.AI" w:date="2026-08-21T08:24:49Z">
        <w:r>
          <w:rPr>
            <w:b/>
            <w:sz w:val="20"/>
            <w:szCs w:val="20"/>
          </w:rPr>
          <w:t xml:space="preserve">period. Where Customer terminates this Agreement for Supplier's breach, Supplier shall refund Customer all prepaid fees for the unused portion of the Term. Any such refund will not limit Customer's other rights or remedies, including any indemnification rights, arising from Supplier's breach.</w:t>
        </w:r>
      </w:ins>
      <w:commentRangeEnd w:id="10"/>
      <w:r>
        <w:rPr>
          <w:rStyle w:val="CommentReference"/>
        </w:rPr>
        <w:commentReference w:id="10"/>
      </w:r>
    </w:p>
    <w:p ns2:paraId="00000064" ns2:textId="50196EE2" w:rsidR="00CB146C" w:rsidRPr="00262205" w:rsidRDefault="000F268C" w:rsidP="005D625E">
      <w:pPr>
        <w:tabs>
          <w:tab w:val="left" w:pos="180"/>
          <w:tab w:val="left" w:pos="630"/>
        </w:tabs>
        <w:spacing w:after="120" w:line="240" w:lineRule="auto"/>
        <w:ind w:right="-90"/>
        <w:jc w:val="both"/>
        <w:rPr>
          <w:sz w:val="20"/>
          <w:szCs w:val="20"/>
        </w:rPr>
      </w:pPr>
      <w:r w:rsidRPr="00262205">
        <w:rPr>
          <w:b/>
          <w:sz w:val="20"/>
          <w:szCs w:val="20"/>
        </w:rPr>
        <w:t>11.4</w:t>
      </w:r>
      <w:r w:rsidRPr="00262205">
        <w:rPr>
          <w:b/>
          <w:sz w:val="20"/>
          <w:szCs w:val="20"/>
        </w:rPr>
        <w:tab/>
        <w:t>Termination for Insolvency.</w:t>
      </w:r>
      <w:r w:rsidRPr="00262205">
        <w:rPr>
          <w:sz w:val="20"/>
          <w:szCs w:val="20"/>
        </w:rPr>
        <w:t xml:space="preserve">   Either Party may terminate this Agreement for cause if the other Party becomes insolvent, admits in writing its inability to pay its debts as they mature, makes an assignment for the benefit of creditors, becomes subject to control of a trustee, receiver or similar authority, or becomes subject to any bankruptcy or insolvency proceeding (“</w:t>
      </w:r>
      <w:r w:rsidRPr="00262205">
        <w:rPr>
          <w:b/>
          <w:sz w:val="20"/>
          <w:szCs w:val="20"/>
        </w:rPr>
        <w:t>Insolvency Proceeding</w:t>
      </w:r>
      <w:r w:rsidRPr="00262205">
        <w:rPr>
          <w:sz w:val="20"/>
          <w:szCs w:val="20"/>
        </w:rPr>
        <w:t xml:space="preserve">”). Customer acknowledges that the Box Service is a service, not a good, provided pro rata over the Term </w:t>
      </w:r>
      <w:proofErr w:type="gramStart"/>
      <w:r w:rsidRPr="00262205">
        <w:rPr>
          <w:sz w:val="20"/>
          <w:szCs w:val="20"/>
        </w:rPr>
        <w:t>on a daily basis</w:t>
      </w:r>
      <w:proofErr w:type="gramEnd"/>
      <w:r w:rsidRPr="00262205">
        <w:rPr>
          <w:sz w:val="20"/>
          <w:szCs w:val="20"/>
        </w:rPr>
        <w:t>. Any use of the Box Service by Customer after the commencement of an Insolvency Proceeding is an actual, necessary cost and expense of preserving Customer’s estate. Customer agrees that nothing herein shall limit Box’s rights of offset or recoupment and that Box is entitled to offset or recoup the value of Box Service provided after Customer becomes subject to an Insolvency Proceeding against any claim brought by or on behalf of Customer, including any state or federal preference, fraudulent transfer or other avoidance action.</w:t>
      </w:r>
    </w:p>
    <w:p ns2:paraId="00000066" ns2:textId="2F0F2001" w:rsidR="00CB146C" w:rsidRPr="00262205" w:rsidRDefault="000F268C" w:rsidP="005D625E">
      <w:commentRangeStart w:id="11"/>
      <w:pPr>
        <w:tabs>
          <w:tab w:val="left" w:pos="180"/>
          <w:tab w:val="left" w:pos="630"/>
        </w:tabs>
        <w:spacing w:after="120" w:line="240" w:lineRule="auto"/>
        <w:ind w:right="-90"/>
        <w:jc w:val="both"/>
        <w:rPr>
          <w:sz w:val="20"/>
          <w:szCs w:val="20"/>
        </w:rPr>
      </w:pPr>
      <w:r>
        <w:rPr>
          <w:b/>
          <w:sz w:val="20"/>
          <w:szCs w:val="20"/>
        </w:rPr>
        <w:t xml:space="preserve">11.5	Post-Termination Obligations.  Upon the termination or expiration of this Agreement for any reason, Customer will have no further rights to access the Box Service hereunder except as set forth in this Section 11.5. For </w:t>
      </w:r>
      <w:del w:id="1152" w:author="Contracts.AI" w:date="2026-08-21T08:24:49Z">
        <w:r>
          <w:rPr>
            <w:b/>
            <w:sz w:val="20"/>
            <w:szCs w:val="20"/>
          </w:rPr>
          <w:delText xml:space="preserve">thirty (30) </w:delText>
        </w:r>
      </w:del>
      <w:ins w:id="1153" w:author="Contracts.AI" w:date="2026-08-21T08:24:49Z">
        <w:r>
          <w:rPr>
            <w:b/>
            <w:sz w:val="20"/>
            <w:szCs w:val="20"/>
          </w:rPr>
          <w:t xml:space="preserve">sixty (60) </w:t>
        </w:r>
      </w:ins>
      <w:r>
        <w:rPr>
          <w:b/>
          <w:sz w:val="20"/>
          <w:szCs w:val="20"/>
        </w:rPr>
        <w:t xml:space="preserve">days following the expiration or the termination of the Agreement or applicable Order, </w:t>
      </w:r>
      <w:del w:id="1154" w:author="Contracts.AI" w:date="2026-08-21T08:24:49Z">
        <w:r>
          <w:rPr>
            <w:b/>
            <w:sz w:val="20"/>
            <w:szCs w:val="20"/>
          </w:rPr>
          <w:delText xml:space="preserve">and subject to Customer's prior written request, </w:delText>
        </w:r>
      </w:del>
      <w:r>
        <w:rPr>
          <w:b/>
          <w:sz w:val="20"/>
          <w:szCs w:val="20"/>
        </w:rPr>
        <w:t xml:space="preserve">Box will </w:t>
      </w:r>
      <w:del w:id="1155" w:author="Contracts.AI" w:date="2026-08-21T08:24:49Z">
        <w:r>
          <w:rPr>
            <w:b/>
            <w:sz w:val="20"/>
            <w:szCs w:val="20"/>
          </w:rPr>
          <w:delText xml:space="preserve">allow </w:delText>
        </w:r>
      </w:del>
      <w:ins w:id="1156" w:author="Contracts.AI" w:date="2026-08-21T08:24:49Z">
        <w:r>
          <w:rPr>
            <w:b/>
            <w:sz w:val="20"/>
            <w:szCs w:val="20"/>
          </w:rPr>
          <w:t xml:space="preserve">make available to </w:t>
        </w:r>
      </w:ins>
      <w:r>
        <w:rPr>
          <w:b/>
          <w:sz w:val="20"/>
          <w:szCs w:val="20"/>
        </w:rPr>
        <w:t xml:space="preserve">Customer </w:t>
      </w:r>
      <w:del w:id="1157" w:author="Contracts.AI" w:date="2026-08-21T08:24:49Z">
        <w:r>
          <w:rPr>
            <w:b/>
            <w:sz w:val="20"/>
            <w:szCs w:val="20"/>
          </w:rPr>
          <w:delText xml:space="preserve">limited access to retrieve any </w:delText>
        </w:r>
      </w:del>
      <w:ins w:id="1158" w:author="Contracts.AI" w:date="2026-08-21T08:24:49Z">
        <w:r>
          <w:rPr>
            <w:b/>
            <w:sz w:val="20"/>
            <w:szCs w:val="20"/>
          </w:rPr>
          <w:t xml:space="preserve">the </w:t>
        </w:r>
      </w:ins>
      <w:r>
        <w:rPr>
          <w:b/>
          <w:sz w:val="20"/>
          <w:szCs w:val="20"/>
        </w:rPr>
        <w:t xml:space="preserve">Content remaining on the Box Service </w:t>
      </w:r>
      <w:ins w:id="1159" w:author="Contracts.AI" w:date="2026-08-21T08:24:49Z">
        <w:r>
          <w:rPr>
            <w:b/>
            <w:sz w:val="20"/>
            <w:szCs w:val="20"/>
          </w:rPr>
          <w:t xml:space="preserve">for export by Customer using the Box Service’s standard export functionality (including </w:t>
        </w:r>
      </w:ins>
      <w:r>
        <w:rPr>
          <w:b/>
          <w:sz w:val="20"/>
          <w:szCs w:val="20"/>
        </w:rPr>
        <w:t xml:space="preserve">via </w:t>
      </w:r>
      <w:del w:id="1160" w:author="Contracts.AI" w:date="2026-08-21T08:24:49Z">
        <w:r>
          <w:rPr>
            <w:b/>
            <w:sz w:val="20"/>
            <w:szCs w:val="20"/>
          </w:rPr>
          <w:delText xml:space="preserve">the </w:delText>
        </w:r>
      </w:del>
      <w:r>
        <w:rPr>
          <w:b/>
          <w:sz w:val="20"/>
          <w:szCs w:val="20"/>
        </w:rPr>
        <w:t xml:space="preserve">browser-based service </w:t>
      </w:r>
      <w:del w:id="1161" w:author="Contracts.AI" w:date="2026-08-21T08:24:49Z">
        <w:r>
          <w:rPr>
            <w:b/>
            <w:sz w:val="20"/>
            <w:szCs w:val="20"/>
          </w:rPr>
          <w:delText xml:space="preserve">(e.g. excluding </w:delText>
        </w:r>
      </w:del>
      <w:ins w:id="1162" w:author="Contracts.AI" w:date="2026-08-21T08:24:49Z">
        <w:r>
          <w:rPr>
            <w:b/>
            <w:sz w:val="20"/>
            <w:szCs w:val="20"/>
          </w:rPr>
          <w:t xml:space="preserve">and </w:t>
        </w:r>
      </w:ins>
      <w:r>
        <w:rPr>
          <w:b/>
          <w:sz w:val="20"/>
          <w:szCs w:val="20"/>
        </w:rPr>
        <w:t xml:space="preserve">any Platform or other API-based </w:t>
      </w:r>
      <w:del w:id="1163" w:author="Contracts.AI" w:date="2026-08-21T08:24:49Z">
        <w:r>
          <w:rPr>
            <w:b/>
            <w:sz w:val="20"/>
            <w:szCs w:val="20"/>
          </w:rPr>
          <w:delText xml:space="preserve">tools). After such thirty (30) day period, Customer will have no further rights to access </w:delText>
        </w:r>
      </w:del>
      <w:ins w:id="1164" w:author="Contracts.AI" w:date="2026-08-21T08:24:49Z">
        <w:r>
          <w:rPr>
            <w:b/>
            <w:sz w:val="20"/>
            <w:szCs w:val="20"/>
          </w:rPr>
          <w:t xml:space="preserve">tools then generally available). Thereafter Box shall delete Customer’s Content from </w:t>
        </w:r>
      </w:ins>
      <w:r>
        <w:rPr>
          <w:b/>
          <w:sz w:val="20"/>
          <w:szCs w:val="20"/>
        </w:rPr>
        <w:t xml:space="preserve">the Box </w:t>
      </w:r>
      <w:del w:id="1165" w:author="Contracts.AI" w:date="2026-08-21T08:24:49Z">
        <w:r>
          <w:rPr>
            <w:b/>
            <w:sz w:val="20"/>
            <w:szCs w:val="20"/>
          </w:rPr>
          <w:delText xml:space="preserve">Service.</w:delText>
        </w:r>
      </w:del>
      <w:ins w:id="1166" w:author="Contracts.AI" w:date="2026-08-21T08:24:49Z">
        <w:r>
          <w:rPr>
            <w:b/>
            <w:sz w:val="20"/>
            <w:szCs w:val="20"/>
          </w:rPr>
          <w:t xml:space="preserve">Service in accordance with Box’s standard deletion processes and, upon Customer’s written request, certify such deletion in writing. At any time prior to deletion, Box shall delete Customer’s Content upon Customer’s written request, provided that Customer acknowledges such deletion may limit Customer’s ability to export such Content thereafter.</w:t>
        </w:r>
      </w:ins>
      <w:commentRangeEnd w:id="11"/>
      <w:r>
        <w:rPr>
          <w:rStyle w:val="CommentReference"/>
        </w:rPr>
        <w:commentReference w:id="11"/>
      </w:r>
    </w:p>
    <w:p ns2:paraId="00000067" ns2:textId="67B82EA5" w:rsidR="00CB146C" w:rsidRPr="00262205" w:rsidRDefault="000F268C" w:rsidP="005D625E">
      <w:pPr>
        <w:tabs>
          <w:tab w:val="left" w:pos="180"/>
          <w:tab w:val="left" w:pos="630"/>
        </w:tabs>
        <w:spacing w:after="120" w:line="240" w:lineRule="auto"/>
        <w:ind w:right="-90"/>
        <w:jc w:val="both"/>
        <w:rPr>
          <w:sz w:val="20"/>
          <w:szCs w:val="20"/>
        </w:rPr>
      </w:pPr>
      <w:r w:rsidRPr="00262205">
        <w:rPr>
          <w:b/>
          <w:sz w:val="20"/>
          <w:szCs w:val="20"/>
        </w:rPr>
        <w:t>11.6</w:t>
      </w:r>
      <w:r w:rsidRPr="00262205">
        <w:rPr>
          <w:b/>
          <w:sz w:val="20"/>
          <w:szCs w:val="20"/>
        </w:rPr>
        <w:tab/>
        <w:t xml:space="preserve">Surviving Provisions.  </w:t>
      </w:r>
      <w:r w:rsidRPr="00262205">
        <w:rPr>
          <w:sz w:val="20"/>
          <w:szCs w:val="20"/>
        </w:rPr>
        <w:t>Upon any expiration or termination of this Agreement, the following sections</w:t>
      </w:r>
      <w:r w:rsidR="00FC03C4">
        <w:rPr>
          <w:sz w:val="20"/>
          <w:szCs w:val="20"/>
        </w:rPr>
        <w:t xml:space="preserve"> </w:t>
      </w:r>
      <w:r w:rsidR="00F450F4">
        <w:rPr>
          <w:sz w:val="20"/>
          <w:szCs w:val="20"/>
        </w:rPr>
        <w:t>(and terms</w:t>
      </w:r>
      <w:r w:rsidR="00FC03C4">
        <w:rPr>
          <w:sz w:val="20"/>
          <w:szCs w:val="20"/>
        </w:rPr>
        <w:t xml:space="preserve"> referenced therein</w:t>
      </w:r>
      <w:r w:rsidR="00F450F4">
        <w:rPr>
          <w:sz w:val="20"/>
          <w:szCs w:val="20"/>
        </w:rPr>
        <w:t>)</w:t>
      </w:r>
      <w:r w:rsidRPr="00262205">
        <w:rPr>
          <w:sz w:val="20"/>
          <w:szCs w:val="20"/>
        </w:rPr>
        <w:t xml:space="preserve"> will survive: Sections 1 (Definitions), 5.2 (Content), 7.3 (Disclaimer of Warranties), 8 (Proprietary Rights), 10 (Fees and Payments), 11.5 (Post Termination Obligations), 11.6 (Surviving Provisions), 12 (Indemnification), 13 (Limitation of Liability), 14 (Confidentiality) and 15 (Miscellaneous).   </w:t>
      </w:r>
    </w:p>
    <w:p ns2:paraId="00000068" ns2:textId="77777777" w:rsidR="00CB146C" w:rsidRPr="00262205" w:rsidRDefault="000F268C">
      <w:pPr>
        <w:keepNext/>
        <w:tabs>
          <w:tab w:val="left" w:pos="180"/>
          <w:tab w:val="left" w:pos="630"/>
        </w:tabs>
        <w:spacing w:after="120" w:line="240" w:lineRule="auto"/>
        <w:ind w:right="-90"/>
        <w:jc w:val="both"/>
        <w:rPr>
          <w:b/>
          <w:sz w:val="20"/>
          <w:szCs w:val="20"/>
        </w:rPr>
      </w:pPr>
      <w:r w:rsidRPr="00262205">
        <w:rPr>
          <w:b/>
          <w:sz w:val="20"/>
          <w:szCs w:val="20"/>
        </w:rPr>
        <w:lastRenderedPageBreak/>
        <w:t>Section 12.</w:t>
      </w:r>
      <w:r w:rsidRPr="00262205">
        <w:rPr>
          <w:b/>
          <w:sz w:val="20"/>
          <w:szCs w:val="20"/>
        </w:rPr>
        <w:tab/>
        <w:t>Indemnification</w:t>
      </w:r>
    </w:p>
    <w:p ns2:paraId="00000069" ns2:textId="77777777" w:rsidR="00CB146C" w:rsidRPr="00262205" w:rsidRDefault="000F268C" w:rsidP="00C73A65">
      <w:commentRangeStart w:id="12"/>
      <w:pPr>
        <w:tabs>
          <w:tab w:val="left" w:pos="180"/>
          <w:tab w:val="left" w:pos="630"/>
        </w:tabs>
        <w:spacing w:after="120" w:line="240" w:lineRule="auto"/>
        <w:ind w:right="-86"/>
        <w:jc w:val="both"/>
        <w:rPr>
          <w:b/>
          <w:sz w:val="20"/>
          <w:szCs w:val="20"/>
        </w:rPr>
      </w:pPr>
      <w:r>
        <w:rPr>
          <w:b/>
          <w:sz w:val="20"/>
          <w:szCs w:val="20"/>
        </w:rPr>
        <w:t xml:space="preserve">12.1	Indemnification by Box. Box will defend Customer against any third-party claim that the Box Service infringes </w:t>
      </w:r>
      <w:del w:id="1167" w:author="Contracts.AI" w:date="2026-08-21T08:24:49Z">
        <w:r>
          <w:rPr>
            <w:b/>
            <w:sz w:val="20"/>
            <w:szCs w:val="20"/>
          </w:rPr>
          <w:delText xml:space="preserve">a registered </w:delText>
        </w:r>
      </w:del>
      <w:ins w:id="1168" w:author="Contracts.AI" w:date="2026-08-21T08:24:49Z">
        <w:r>
          <w:rPr>
            <w:b/>
            <w:sz w:val="20"/>
            <w:szCs w:val="20"/>
          </w:rPr>
          <w:t xml:space="preserve">or misappropriates any </w:t>
        </w:r>
      </w:ins>
      <w:r>
        <w:rPr>
          <w:b/>
          <w:sz w:val="20"/>
          <w:szCs w:val="20"/>
        </w:rPr>
        <w:t xml:space="preserve">patent, </w:t>
      </w:r>
      <w:del w:id="1169" w:author="Contracts.AI" w:date="2026-08-21T08:24:49Z">
        <w:r>
          <w:rPr>
            <w:b/>
            <w:sz w:val="20"/>
            <w:szCs w:val="20"/>
          </w:rPr>
          <w:delText xml:space="preserve">registered </w:delText>
        </w:r>
      </w:del>
      <w:ins w:id="1170" w:author="Contracts.AI" w:date="2026-08-21T08:24:49Z">
        <w:r>
          <w:rPr>
            <w:b/>
            <w:sz w:val="20"/>
            <w:szCs w:val="20"/>
          </w:rPr>
          <w:t xml:space="preserve">copyright, </w:t>
        </w:r>
      </w:ins>
      <w:r>
        <w:rPr>
          <w:b/>
          <w:sz w:val="20"/>
          <w:szCs w:val="20"/>
        </w:rPr>
        <w:t xml:space="preserve">trademark, </w:t>
      </w:r>
      <w:ins w:id="1171" w:author="Contracts.AI" w:date="2026-08-21T08:24:49Z">
        <w:r>
          <w:rPr>
            <w:b/>
            <w:sz w:val="20"/>
            <w:szCs w:val="20"/>
          </w:rPr>
          <w:t xml:space="preserve">trade secret </w:t>
        </w:r>
      </w:ins>
      <w:r>
        <w:rPr>
          <w:b/>
          <w:sz w:val="20"/>
          <w:szCs w:val="20"/>
        </w:rPr>
        <w:t xml:space="preserve">or </w:t>
      </w:r>
      <w:del w:id="1172" w:author="Contracts.AI" w:date="2026-08-21T08:24:49Z">
        <w:r>
          <w:rPr>
            <w:b/>
            <w:sz w:val="20"/>
            <w:szCs w:val="20"/>
          </w:rPr>
          <w:delText xml:space="preserve">copyright </w:delText>
        </w:r>
      </w:del>
      <w:ins w:id="1173" w:author="Contracts.AI" w:date="2026-08-21T08:24:49Z">
        <w:r>
          <w:rPr>
            <w:b/>
            <w:sz w:val="20"/>
            <w:szCs w:val="20"/>
          </w:rPr>
          <w:t xml:space="preserve">other intellectual property right </w:t>
        </w:r>
      </w:ins>
      <w:r>
        <w:rPr>
          <w:b/>
          <w:sz w:val="20"/>
          <w:szCs w:val="20"/>
        </w:rPr>
        <w:t xml:space="preserve">of a third </w:t>
      </w:r>
      <w:del w:id="1174" w:author="Contracts.AI" w:date="2026-08-21T08:24:49Z">
        <w:r>
          <w:rPr>
            <w:b/>
            <w:sz w:val="20"/>
            <w:szCs w:val="20"/>
          </w:rPr>
          <w:delText xml:space="preserve">party, or misappropriates a trade secret </w:delText>
        </w:r>
      </w:del>
      <w:ins w:id="1175" w:author="Contracts.AI" w:date="2026-08-21T08:24:49Z">
        <w:r>
          <w:rPr>
            <w:b/>
            <w:sz w:val="20"/>
            <w:szCs w:val="20"/>
          </w:rPr>
          <w:t xml:space="preserve">party </w:t>
        </w:r>
      </w:ins>
      <w:r>
        <w:rPr>
          <w:b/>
          <w:sz w:val="20"/>
          <w:szCs w:val="20"/>
        </w:rPr>
        <w:t xml:space="preserve">("Claim Against Customer"), and will indemnify Customer for the resulting costs and damages finally awarded against Customer to such third party by a court of competent jurisdiction or agreed to in </w:t>
      </w:r>
      <w:del w:id="1176" w:author="Contracts.AI" w:date="2026-08-21T08:24:49Z">
        <w:r>
          <w:rPr>
            <w:b/>
            <w:sz w:val="20"/>
            <w:szCs w:val="20"/>
          </w:rPr>
          <w:delText xml:space="preserve">settlement.  </w:delText>
        </w:r>
      </w:del>
      <w:ins w:id="1177" w:author="Contracts.AI" w:date="2026-08-21T08:24:49Z">
        <w:r>
          <w:rPr>
            <w:b/>
            <w:sz w:val="20"/>
            <w:szCs w:val="20"/>
          </w:rPr>
          <w:t xml:space="preserve">settlement. </w:t>
        </w:r>
      </w:ins>
      <w:r>
        <w:rPr>
          <w:b/>
          <w:sz w:val="20"/>
          <w:szCs w:val="20"/>
        </w:rPr>
        <w:t xml:space="preserve">Box will have no liability to Customer under this Section 12.1 for any Claim Against Customer that arises out of: (a) any unauthorized use, reproduction, or distribution of the Box Service by Customer; (b) use of the Box Service in combination with any other products, technology, process, software or equipment not supplied by Box nor explicitly supported in the User Guide if such Claim Against Customer would have been avoided without such combination; or (c) any modification or alteration of the Box Service by anyone other than Box or Box's agents without the written approval of </w:t>
      </w:r>
      <w:del w:id="1178" w:author="Contracts.AI" w:date="2026-08-21T08:24:49Z">
        <w:r>
          <w:rPr>
            <w:b/>
            <w:sz w:val="20"/>
            <w:szCs w:val="20"/>
          </w:rPr>
          <w:delText xml:space="preserve">Box.  </w:delText>
        </w:r>
      </w:del>
      <w:ins w:id="1179" w:author="Contracts.AI" w:date="2026-08-21T08:24:49Z">
        <w:r>
          <w:rPr>
            <w:b/>
            <w:sz w:val="20"/>
            <w:szCs w:val="20"/>
          </w:rPr>
          <w:t xml:space="preserve">Box.
</w:t>
        </w:r>
      </w:ins>
      <w:r>
        <w:rPr>
          <w:b/>
          <w:sz w:val="20"/>
          <w:szCs w:val="20"/>
        </w:rPr>
        <w:t xml:space="preserve">In the event of a Claim Against Customer pursuant to this Section 12.1, Box will (at Box's option and expense): (i) obtain for Customer the right to continue using the Box Service; (ii) modify the Box Service to make it non-infringing; or (iii) if subsections (i) and (ii) are not commercially viable (as determined by Box in its sole discretion), terminate this Agreement, in which case Customer will be entitled to a pro-rated refund </w:t>
      </w:r>
      <w:del w:id="1180" w:author="Contracts.AI" w:date="2026-08-21T08:24:49Z">
        <w:r>
          <w:rPr>
            <w:b/>
            <w:sz w:val="20"/>
            <w:szCs w:val="20"/>
          </w:rPr>
          <w:delText xml:space="preserve">of  </w:delText>
        </w:r>
      </w:del>
      <w:ins w:id="1181" w:author="Contracts.AI" w:date="2026-08-21T08:24:49Z">
        <w:r>
          <w:rPr>
            <w:b/>
            <w:sz w:val="20"/>
            <w:szCs w:val="20"/>
          </w:rPr>
          <w:t xml:space="preserve">of </w:t>
        </w:r>
      </w:ins>
      <w:r>
        <w:rPr>
          <w:b/>
          <w:sz w:val="20"/>
          <w:szCs w:val="20"/>
        </w:rPr>
        <w:t xml:space="preserve">any fees pre-paid by Customer for the corresponding unused period of the applicable Subscription </w:t>
      </w:r>
      <w:del w:id="1182" w:author="Contracts.AI" w:date="2026-08-21T08:24:49Z">
        <w:r>
          <w:rPr>
            <w:b/>
            <w:sz w:val="20"/>
            <w:szCs w:val="20"/>
          </w:rPr>
          <w:delText xml:space="preserve">Period.</w:delText>
        </w:r>
      </w:del>
      <w:ins w:id="1183" w:author="Contracts.AI" w:date="2026-08-21T08:24:49Z">
        <w:r>
          <w:rPr>
            <w:b/>
            <w:sz w:val="20"/>
            <w:szCs w:val="20"/>
          </w:rPr>
          <w:t xml:space="preserve">Period.
Box will control the defense and settlement of any Claim Against Customer; provided that Box may not settle any Claim Against Customer in any manner that admits fault on behalf of, or imposes any obligation on, Customer without Customer's prior written consent, and any settlement must include a full release of Customer from all liability with respect to such Claim Against Customer. The obligations in this Section 12.1 shall not be subject to the limitation of liability set out in this Agreement.</w:t>
        </w:r>
      </w:ins>
      <w:commentRangeEnd w:id="12"/>
      <w:r>
        <w:rPr>
          <w:rStyle w:val="CommentReference"/>
        </w:rPr>
        <w:commentReference w:id="12"/>
      </w:r>
    </w:p>
    <w:p ns2:paraId="0000006A" ns2:textId="59AE03F4" w:rsidR="00CB146C" w:rsidRPr="00262205" w:rsidRDefault="000F268C" w:rsidP="00C73A65">
      <w:commentRangeStart w:id="13"/>
      <w:pPr>
        <w:tabs>
          <w:tab w:val="left" w:pos="180"/>
          <w:tab w:val="left" w:pos="630"/>
        </w:tabs>
        <w:spacing w:after="120" w:line="240" w:lineRule="auto"/>
        <w:ind w:right="-86"/>
        <w:jc w:val="both"/>
        <w:rPr>
          <w:sz w:val="20"/>
          <w:szCs w:val="20"/>
        </w:rPr>
      </w:pPr>
      <w:r>
        <w:rPr>
          <w:b/>
          <w:sz w:val="20"/>
          <w:szCs w:val="20"/>
        </w:rPr>
        <w:t xml:space="preserve">12.2	Indemnification by Customer. Customer will defend Box against any third-party claim </w:t>
      </w:r>
      <w:del w:id="1184" w:author="Contracts.AI" w:date="2026-08-21T08:24:49Z">
        <w:r>
          <w:rPr>
            <w:b/>
            <w:sz w:val="20"/>
            <w:szCs w:val="20"/>
          </w:rPr>
          <w:delText xml:space="preserve">that either </w:delText>
        </w:r>
      </w:del>
      <w:ins w:id="1185" w:author="Contracts.AI" w:date="2026-08-21T08:24:49Z">
        <w:r>
          <w:rPr>
            <w:b/>
            <w:sz w:val="20"/>
            <w:szCs w:val="20"/>
          </w:rPr>
          <w:t xml:space="preserve">to the extent arising from </w:t>
        </w:r>
      </w:ins>
      <w:r>
        <w:rPr>
          <w:b/>
          <w:sz w:val="20"/>
          <w:szCs w:val="20"/>
        </w:rPr>
        <w:t xml:space="preserve">Customer's Content </w:t>
      </w:r>
      <w:del w:id="1186" w:author="Contracts.AI" w:date="2026-08-21T08:24:49Z">
        <w:r>
          <w:rPr>
            <w:b/>
            <w:sz w:val="20"/>
            <w:szCs w:val="20"/>
          </w:rPr>
          <w:delText xml:space="preserve">or use of the Box Service is (a) in breach of Section 2.2 (Acceptable Use of the Box Service) of this Agreement; or (b) </w:delText>
        </w:r>
      </w:del>
      <w:ins w:id="1187" w:author="Contracts.AI" w:date="2026-08-21T08:24:49Z">
        <w:r>
          <w:rPr>
            <w:b/>
            <w:sz w:val="20"/>
            <w:szCs w:val="20"/>
          </w:rPr>
          <w:t xml:space="preserve">that </w:t>
        </w:r>
      </w:ins>
      <w:r>
        <w:rPr>
          <w:b/>
          <w:sz w:val="20"/>
          <w:szCs w:val="20"/>
        </w:rPr>
        <w:t xml:space="preserve">infringes </w:t>
      </w:r>
      <w:del w:id="1188" w:author="Contracts.AI" w:date="2026-08-21T08:24:49Z">
        <w:r>
          <w:rPr>
            <w:b/>
            <w:sz w:val="20"/>
            <w:szCs w:val="20"/>
          </w:rPr>
          <w:delText xml:space="preserve">a registered patent, registered trademark, or copyright, or misappropriates a trade secret (to the extent </w:delText>
        </w:r>
      </w:del>
      <w:ins w:id="1189" w:author="Contracts.AI" w:date="2026-08-21T08:24:49Z">
        <w:r>
          <w:rPr>
            <w:b/>
            <w:sz w:val="20"/>
            <w:szCs w:val="20"/>
          </w:rPr>
          <w:t xml:space="preserve">such third party's intellectual property rights, provided </w:t>
        </w:r>
      </w:ins>
      <w:r>
        <w:rPr>
          <w:b/>
          <w:sz w:val="20"/>
          <w:szCs w:val="20"/>
        </w:rPr>
        <w:t xml:space="preserve">that such infringement </w:t>
      </w:r>
      <w:del w:id="1190" w:author="Contracts.AI" w:date="2026-08-21T08:24:49Z">
        <w:r>
          <w:rPr>
            <w:b/>
            <w:sz w:val="20"/>
            <w:szCs w:val="20"/>
          </w:rPr>
          <w:delText xml:space="preserve">or misappropriation </w:delText>
        </w:r>
      </w:del>
      <w:r>
        <w:rPr>
          <w:b/>
          <w:sz w:val="20"/>
          <w:szCs w:val="20"/>
        </w:rPr>
        <w:t xml:space="preserve">is not the result of Box's </w:t>
      </w:r>
      <w:del w:id="1191" w:author="Contracts.AI" w:date="2026-08-21T08:24:49Z">
        <w:r>
          <w:rPr>
            <w:b/>
            <w:sz w:val="20"/>
            <w:szCs w:val="20"/>
          </w:rPr>
          <w:delText xml:space="preserve">actions).  </w:delText>
        </w:r>
      </w:del>
      <w:ins w:id="1192" w:author="Contracts.AI" w:date="2026-08-21T08:24:49Z">
        <w:r>
          <w:rPr>
            <w:b/>
            <w:sz w:val="20"/>
            <w:szCs w:val="20"/>
          </w:rPr>
          <w:t xml:space="preserve">actions. </w:t>
        </w:r>
      </w:ins>
      <w:r>
        <w:rPr>
          <w:b/>
          <w:sz w:val="20"/>
          <w:szCs w:val="20"/>
        </w:rPr>
        <w:t xml:space="preserve">Customer will, with respect to any claim against Box that is subject to this Section 12.2, indemnify Box for the resulting costs and damages finally awarded against Box to such third party by a court of competent jurisdiction or agreed to in </w:t>
      </w:r>
      <w:del w:id="1193" w:author="Contracts.AI" w:date="2026-08-21T08:24:49Z">
        <w:r>
          <w:rPr>
            <w:b/>
            <w:sz w:val="20"/>
            <w:szCs w:val="20"/>
          </w:rPr>
          <w:delText xml:space="preserve">settlement.</w:delText>
        </w:r>
      </w:del>
      <w:ins w:id="1194" w:author="Contracts.AI" w:date="2026-08-21T08:24:49Z">
        <w:r>
          <w:rPr>
            <w:b/>
            <w:sz w:val="20"/>
            <w:szCs w:val="20"/>
          </w:rPr>
          <w:t xml:space="preserve">settlement; provided that Customer's total liability under this Section 12.2 shall not exceed the cap set out in the Limitation of Liability section.</w:t>
        </w:r>
      </w:ins>
      <w:commentRangeEnd w:id="13"/>
      <w:r>
        <w:rPr>
          <w:rStyle w:val="CommentReference"/>
        </w:rPr>
        <w:commentReference w:id="13"/>
      </w:r>
    </w:p>
    <w:p ns2:paraId="0B5B40F1" ns2:textId="46D71CA4" w:rsidR="005C4ED3" w:rsidRPr="00262205" w:rsidRDefault="000F268C" w:rsidP="00C73A65">
      <w:pPr>
        <w:tabs>
          <w:tab w:val="left" w:pos="180"/>
          <w:tab w:val="left" w:pos="630"/>
        </w:tabs>
        <w:spacing w:after="120" w:line="240" w:lineRule="auto"/>
        <w:ind w:right="-86"/>
        <w:jc w:val="both"/>
        <w:rPr>
          <w:sz w:val="20"/>
          <w:szCs w:val="20"/>
        </w:rPr>
      </w:pPr>
      <w:r w:rsidRPr="00262205">
        <w:rPr>
          <w:b/>
          <w:sz w:val="20"/>
          <w:szCs w:val="20"/>
        </w:rPr>
        <w:t>12.3</w:t>
      </w:r>
      <w:r w:rsidRPr="00262205">
        <w:rPr>
          <w:b/>
          <w:sz w:val="20"/>
          <w:szCs w:val="20"/>
        </w:rPr>
        <w:tab/>
        <w:t>Indemnification Process.</w:t>
      </w:r>
      <w:r w:rsidRPr="00262205">
        <w:rPr>
          <w:sz w:val="20"/>
          <w:szCs w:val="20"/>
        </w:rPr>
        <w:t xml:space="preserve">  As a condition of receiving an indemnification under this Agreement, the Party seeking indemnification hereunder (the “</w:t>
      </w:r>
      <w:r w:rsidRPr="00262205">
        <w:rPr>
          <w:b/>
          <w:sz w:val="20"/>
          <w:szCs w:val="20"/>
        </w:rPr>
        <w:t>Indemnified Party</w:t>
      </w:r>
      <w:r w:rsidRPr="00262205">
        <w:rPr>
          <w:sz w:val="20"/>
          <w:szCs w:val="20"/>
        </w:rPr>
        <w:t>”) will provide the other Party (the “</w:t>
      </w:r>
      <w:r w:rsidRPr="00262205">
        <w:rPr>
          <w:b/>
          <w:sz w:val="20"/>
          <w:szCs w:val="20"/>
        </w:rPr>
        <w:t>Indemnifying Party</w:t>
      </w:r>
      <w:r w:rsidRPr="00262205">
        <w:rPr>
          <w:sz w:val="20"/>
          <w:szCs w:val="20"/>
        </w:rPr>
        <w:t xml:space="preserve">”) with: (a) prompt written notice of the claim, provided, however, that the failure to give such notice shall not relieve the Indemnifying Party’s obligations hereunder except to the extent that the Indemnifying Party is prejudiced by such failure; (b) complete control over the defense and settlement of the claim (provided, that the Indemnifying Party will not settle any claim without the Indemnified Party’s prior written permission if the settlement fails to unconditionally release the Indemnified Party from all liability pertaining to such claim, such permission not to be unreasonably withheld, delayed or conditioned); and (c) such assistance in connection with the defense and settlement of the claim, at the Indemnifying Party’s expense, as the Indemnifying Party may reasonably request. </w:t>
      </w:r>
    </w:p>
    <w:p ns2:paraId="0000006C" ns2:textId="77777777" w:rsidR="00CB146C" w:rsidRPr="00262205" w:rsidRDefault="000F268C" w:rsidP="005C4ED3">
      <w:pPr>
        <w:tabs>
          <w:tab w:val="left" w:pos="180"/>
          <w:tab w:val="left" w:pos="630"/>
        </w:tabs>
        <w:spacing w:after="120" w:line="240" w:lineRule="auto"/>
        <w:ind w:right="-86"/>
        <w:jc w:val="both"/>
        <w:rPr>
          <w:sz w:val="20"/>
          <w:szCs w:val="20"/>
        </w:rPr>
      </w:pPr>
      <w:r w:rsidRPr="00262205">
        <w:rPr>
          <w:b/>
          <w:sz w:val="20"/>
          <w:szCs w:val="20"/>
        </w:rPr>
        <w:t>12.4</w:t>
      </w:r>
      <w:r w:rsidRPr="00262205">
        <w:rPr>
          <w:b/>
          <w:sz w:val="20"/>
          <w:szCs w:val="20"/>
        </w:rPr>
        <w:tab/>
        <w:t xml:space="preserve">Exclusive Remedy. </w:t>
      </w:r>
      <w:r w:rsidRPr="00262205">
        <w:rPr>
          <w:sz w:val="20"/>
          <w:szCs w:val="20"/>
        </w:rPr>
        <w:t xml:space="preserve">This Section 12 states the Indemnified Party’s sole and exclusive remedy against, and the Indemnifying Party’s sole liability to, the other Party for any type of claim under this Section 12.  Notwithstanding the foregoing, each Party will have the right to terminate this Agreement pursuant to Section 11.3 (Termination for Cause), to the extent the event giving rise to indemnification constitutes a material breach of this Agreement. </w:t>
      </w:r>
    </w:p>
    <w:p ns2:paraId="0000006D" ns2:textId="77777777" w:rsidR="00CB146C" w:rsidRPr="00262205" w:rsidRDefault="000F268C" w:rsidP="005D625E">
      <w:pPr>
        <w:keepNext/>
        <w:tabs>
          <w:tab w:val="left" w:pos="180"/>
          <w:tab w:val="left" w:pos="630"/>
        </w:tabs>
        <w:spacing w:after="120" w:line="240" w:lineRule="auto"/>
        <w:ind w:right="-90"/>
        <w:jc w:val="both"/>
        <w:rPr>
          <w:b/>
          <w:sz w:val="20"/>
          <w:szCs w:val="20"/>
        </w:rPr>
      </w:pPr>
      <w:r w:rsidRPr="00262205">
        <w:rPr>
          <w:b/>
          <w:sz w:val="20"/>
          <w:szCs w:val="20"/>
        </w:rPr>
        <w:t>Section 13.</w:t>
      </w:r>
      <w:r w:rsidRPr="00262205">
        <w:rPr>
          <w:b/>
          <w:sz w:val="20"/>
          <w:szCs w:val="20"/>
        </w:rPr>
        <w:tab/>
        <w:t xml:space="preserve">Limitation of Liability </w:t>
      </w:r>
    </w:p>
    <w:p ns2:paraId="0000006E" ns2:textId="6429B90F" w:rsidR="00CB146C" w:rsidRPr="00262205" w:rsidRDefault="000F268C" w:rsidP="00271378">
      <w:commentRangeStart w:id="14"/>
      <w:pPr>
        <w:pStyle w:val="Heading1"/>
        <w:tabs>
          <w:tab w:val="left" w:pos="180"/>
          <w:tab w:val="left" w:pos="630"/>
        </w:tabs>
        <w:spacing w:before="0" w:beforeAutospacing="0" w:after="120" w:afterAutospacing="0"/>
        <w:ind w:right="-90"/>
        <w:jc w:val="both"/>
        <w:rPr>
          <w:rFonts w:ascii="Calibri" w:hAnsi="Calibri"/>
          <w:b w:val="0"/>
          <w:sz w:val="20"/>
          <w:szCs w:val="20"/>
        </w:rPr>
      </w:pPr>
      <w:r>
        <w:rPr>
          <w:rFonts w:ascii="Calibri" w:hAnsi="Calibri"/>
          <w:sz w:val="20"/>
          <w:szCs w:val="20"/>
        </w:rPr>
        <w:t xml:space="preserve">13.1	Limitation of Liability.  TO THE EXTENT NOT PROHIBITED BY LAW, </w:t>
      </w:r>
      <w:ins w:id="1195" w:author="Contracts.AI" w:date="2026-08-21T08:24:49Z">
        <w:r>
          <w:rPr>
            <w:rFonts w:ascii="Calibri" w:hAnsi="Calibri"/>
            <w:sz w:val="20"/>
            <w:szCs w:val="20"/>
          </w:rPr>
          <w:t xml:space="preserve">EXCEPT FOR THE EXCLUDED CLAIMS SET OUT BELOW, </w:t>
        </w:r>
      </w:ins>
      <w:r>
        <w:rPr>
          <w:rFonts w:ascii="Calibri" w:hAnsi="Calibri"/>
          <w:sz w:val="20"/>
          <w:szCs w:val="20"/>
        </w:rPr>
        <w:t xml:space="preserve">IN NO EVENT WILL BOX'S AND ITS AFFILIATES' TOTAL AND CUMULATIVE LIABILITY, FOR ALL CLAIMS OF ANY NATURE ARISING OUT OF OR RELATED TO THIS AGREEMENT EXCEED THE TOTAL FEES PAID BY CUSTOMER TO BOX (OR TO A BOX DISTRIBUTOR OR BOX RESELLER, IF APPLICABLE) FOR THE BOX SERVICE IN THE TWELVE (12) MONTHS PRECEDING THE DATE OF THE FIRST EVENT WHICH GIVES RISE TO LIABILITY UNDER THIS AGREEMENT. THE FOREGOING LIMITATION DOES NOT LIMIT OR EXCLUDE ANY </w:t>
      </w:r>
      <w:del w:id="1196" w:author="Contracts.AI" w:date="2026-08-21T08:24:49Z">
        <w:r>
          <w:rPr>
            <w:rFonts w:ascii="Calibri" w:hAnsi="Calibri"/>
            <w:sz w:val="20"/>
            <w:szCs w:val="20"/>
          </w:rPr>
          <w:delText xml:space="preserve">LIABILITY </w:delText>
        </w:r>
      </w:del>
      <w:ins w:id="1197" w:author="Contracts.AI" w:date="2026-08-21T08:24:49Z">
        <w:r>
          <w:rPr>
            <w:rFonts w:ascii="Calibri" w:hAnsi="Calibri"/>
            <w:sz w:val="20"/>
            <w:szCs w:val="20"/>
          </w:rPr>
          <w:t xml:space="preserve">LIABILITY: (A) </w:t>
        </w:r>
      </w:ins>
      <w:r>
        <w:rPr>
          <w:rFonts w:ascii="Calibri" w:hAnsi="Calibri"/>
          <w:sz w:val="20"/>
          <w:szCs w:val="20"/>
        </w:rPr>
        <w:t xml:space="preserve">FOR DEATH OR PERSONAL INJURY CAUSED BY </w:t>
      </w:r>
      <w:del w:id="1198" w:author="Contracts.AI" w:date="2026-08-21T08:24:49Z">
        <w:r>
          <w:rPr>
            <w:rFonts w:ascii="Calibri" w:hAnsi="Calibri"/>
            <w:sz w:val="20"/>
            <w:szCs w:val="20"/>
          </w:rPr>
          <w:delText xml:space="preserve">NEGLIGENCE.</w:delText>
        </w:r>
      </w:del>
      <w:ins w:id="1199" w:author="Contracts.AI" w:date="2026-08-21T08:24:49Z">
        <w:r>
          <w:rPr>
            <w:rFonts w:ascii="Calibri" w:hAnsi="Calibri"/>
            <w:sz w:val="20"/>
            <w:szCs w:val="20"/>
          </w:rPr>
          <w:t xml:space="preserve">NEGLIGENCE; (B) ARISING FROM EITHER PARTY'S INDEMNIFICATION OBLIGATIONS; (C) ARISING FROM A PARTY'S BREACH OF ITS CONFIDENTIALITY OBLIGATIONS; (D) ARISING FROM BOX'S BREACH OF ITS DATA SECURITY OR DATA PROTECTION OBLIGATIONS OR APPLICABLE PRIVACY LAWS; (E) ARISING FROM EITHER PARTY'S FRAUD, GROSS NEGLIGENCE OR WILFUL MISCONDUCT; OR (F) FOR CUSTOMER'S PAYMENT OBLIGATIONS.</w:t>
        </w:r>
      </w:ins>
      <w:commentRangeEnd w:id="14"/>
      <w:r>
        <w:rPr>
          <w:rStyle w:val="CommentReference"/>
        </w:rPr>
        <w:commentReference w:id="14"/>
      </w:r>
    </w:p>
    <w:p ns2:paraId="0000006F" ns2:textId="77777777" w:rsidR="00CB146C" w:rsidRPr="00262205" w:rsidRDefault="000F268C" w:rsidP="00271378">
      <w:commentRangeStart w:id="15"/>
      <w:pPr>
        <w:pStyle w:val="Heading1"/>
        <w:numPr>
          <w:ilvl w:val="1"/>
          <w:numId w:val="1"/>
        </w:numPr>
        <w:tabs>
          <w:tab w:val="left" w:pos="180"/>
          <w:tab w:val="left" w:pos="630"/>
        </w:tabs>
        <w:spacing w:before="0" w:beforeAutospacing="0" w:after="120" w:afterAutospacing="0"/>
        <w:ind w:left="0" w:right="-90" w:firstLine="0"/>
        <w:jc w:val="both"/>
        <w:rPr>
          <w:rFonts w:ascii="Calibri" w:hAnsi="Calibri"/>
          <w:b w:val="0"/>
          <w:sz w:val="20"/>
          <w:szCs w:val="20"/>
        </w:rPr>
      </w:pPr>
      <w:r>
        <w:rPr>
          <w:rFonts w:ascii="Calibri" w:hAnsi="Calibri"/>
          <w:sz w:val="20"/>
          <w:szCs w:val="20"/>
        </w:rPr>
        <w:t xml:space="preserve">Disclaimer of Consequential and Related Damages.  IN NO EVENT WILL EITHER PARTY BE LIABLE FOR ANY INDIRECT, INCIDENTAL, SPECIAL, PUNITIVE, COVER, LOSS OF PROFITS OR REVENUE, OR CONSEQUENTIAL DAMAGES (INCLUDING, WITHOUT LIMITATION, LOSS OF GOODWILL OR LOSS </w:t>
      </w:r>
      <w:del w:id="1200" w:author="Contracts.AI" w:date="2026-08-21T08:24:49Z">
        <w:r>
          <w:rPr>
            <w:rFonts w:ascii="Calibri" w:hAnsi="Calibri"/>
            <w:sz w:val="20"/>
            <w:szCs w:val="20"/>
          </w:rPr>
          <w:delText xml:space="preserve">OR </w:delText>
        </w:r>
      </w:del>
      <w:ins w:id="1201" w:author="Contracts.AI" w:date="2026-08-21T08:24:49Z">
        <w:r>
          <w:rPr>
            <w:rFonts w:ascii="Calibri" w:hAnsi="Calibri"/>
            <w:sz w:val="20"/>
            <w:szCs w:val="20"/>
          </w:rPr>
          <w:t xml:space="preserve">OF </w:t>
        </w:r>
      </w:ins>
      <w:r>
        <w:rPr>
          <w:rFonts w:ascii="Calibri" w:hAnsi="Calibri"/>
          <w:sz w:val="20"/>
          <w:szCs w:val="20"/>
        </w:rPr>
        <w:t xml:space="preserve">USE OF DATA) HOWEVER CAUSED, WHETHER BASED IN CONTRACT, TORT, WARRANTY, NEGLIGENCE OR ANY OTHER THEORY OF LIABILITY, EVEN IF SUCH PARTY HAS BEEN ADVISED AS TO THE POSSIBILITY OF SUCH </w:t>
      </w:r>
      <w:del w:id="1202" w:author="Contracts.AI" w:date="2026-08-21T08:24:49Z">
        <w:r>
          <w:rPr>
            <w:rFonts w:ascii="Calibri" w:hAnsi="Calibri"/>
            <w:sz w:val="20"/>
            <w:szCs w:val="20"/>
          </w:rPr>
          <w:delText xml:space="preserve">DAMAGES.  </w:delText>
        </w:r>
      </w:del>
      <w:ins w:id="1203" w:author="Contracts.AI" w:date="2026-08-21T08:24:49Z">
        <w:r>
          <w:rPr>
            <w:rFonts w:ascii="Calibri" w:hAnsi="Calibri"/>
            <w:sz w:val="20"/>
            <w:szCs w:val="20"/>
          </w:rPr>
          <w:t xml:space="preserve">DAMAGES; PROVIDED THAT THIS DISCLAIMER SHALL NOT APPLY TO DAMAGES ARISING FROM A PARTY’S BREACH OF ITS CONFIDENTIALITY OR DATA SECURITY OBLIGATIONS.  </w:t>
        </w:r>
      </w:ins>
      <w:r>
        <w:rPr>
          <w:rFonts w:ascii="Calibri" w:hAnsi="Calibri"/>
          <w:sz w:val="20"/>
          <w:szCs w:val="20"/>
        </w:rPr>
        <w:t xml:space="preserve">SOME JURISDICTIONS DO NOT ALLOW THE EXCLUSION OF INCIDENTAL, CONSEQUENTIAL OR OTHER DAMAGES. IN SUCH AN EVENT THIS EXCLUSION WILL NOT APPLY TO THE EXTENT THE EXCLUSION IS PROHIBITED BY LAW.</w:t>
      </w:r>
      <w:commentRangeEnd w:id="15"/>
      <w:r>
        <w:rPr>
          <w:rStyle w:val="CommentReference"/>
        </w:rPr>
        <w:commentReference w:id="15"/>
      </w:r>
    </w:p>
    <w:p ns2:paraId="00000070" ns2:textId="77777777" w:rsidR="00CB146C" w:rsidRPr="00262205" w:rsidRDefault="000F268C" w:rsidP="005D625E">
      <w:pPr>
        <w:keepNext/>
        <w:tabs>
          <w:tab w:val="left" w:pos="180"/>
          <w:tab w:val="left" w:pos="630"/>
        </w:tabs>
        <w:spacing w:after="120" w:line="240" w:lineRule="auto"/>
        <w:ind w:right="-90"/>
        <w:jc w:val="both"/>
        <w:rPr>
          <w:b/>
          <w:sz w:val="20"/>
          <w:szCs w:val="20"/>
        </w:rPr>
      </w:pPr>
      <w:r w:rsidRPr="00262205">
        <w:rPr>
          <w:b/>
          <w:sz w:val="20"/>
          <w:szCs w:val="20"/>
        </w:rPr>
        <w:lastRenderedPageBreak/>
        <w:t>Section 14.</w:t>
      </w:r>
      <w:r w:rsidRPr="00262205">
        <w:rPr>
          <w:b/>
          <w:sz w:val="20"/>
          <w:szCs w:val="20"/>
        </w:rPr>
        <w:tab/>
        <w:t>Confidentiality</w:t>
      </w:r>
    </w:p>
    <w:p ns2:paraId="00000071" ns2:textId="44E0035D" w:rsidR="00CB146C" w:rsidRPr="00262205" w:rsidRDefault="000F268C" w:rsidP="00271378">
      <w:pPr>
        <w:numPr>
          <w:ilvl w:val="1"/>
          <w:numId w:val="6"/>
        </w:numPr>
        <w:pBdr>
          <w:top w:val="nil"/>
          <w:left w:val="nil"/>
          <w:bottom w:val="nil"/>
          <w:right w:val="nil"/>
          <w:between w:val="nil"/>
        </w:pBdr>
        <w:tabs>
          <w:tab w:val="left" w:pos="180"/>
          <w:tab w:val="left" w:pos="630"/>
        </w:tabs>
        <w:spacing w:after="120" w:line="240" w:lineRule="auto"/>
        <w:ind w:left="0" w:right="-86" w:firstLine="0"/>
        <w:jc w:val="both"/>
        <w:rPr>
          <w:color w:val="000000"/>
          <w:sz w:val="20"/>
          <w:szCs w:val="20"/>
        </w:rPr>
      </w:pPr>
      <w:bookmarkStart w:id="3" w:name="_heading=h.1fob9te" w:colFirst="0" w:colLast="0"/>
      <w:bookmarkEnd w:id="3"/>
      <w:r w:rsidRPr="00262205">
        <w:rPr>
          <w:b/>
          <w:color w:val="000000"/>
          <w:sz w:val="20"/>
          <w:szCs w:val="20"/>
        </w:rPr>
        <w:t>Definition.</w:t>
      </w:r>
      <w:r w:rsidRPr="00262205">
        <w:rPr>
          <w:color w:val="000000"/>
          <w:sz w:val="20"/>
          <w:szCs w:val="20"/>
        </w:rPr>
        <w:t xml:space="preserve">  Either Party may disclose Confidential Information to the other Party during the Term of this Agreement. “</w:t>
      </w:r>
      <w:r w:rsidRPr="00262205">
        <w:rPr>
          <w:b/>
          <w:color w:val="000000"/>
          <w:sz w:val="20"/>
          <w:szCs w:val="20"/>
        </w:rPr>
        <w:t>Confidential Information</w:t>
      </w:r>
      <w:r w:rsidRPr="00262205">
        <w:rPr>
          <w:color w:val="000000"/>
          <w:sz w:val="20"/>
          <w:szCs w:val="20"/>
        </w:rPr>
        <w:t>” means all information disclosed by one Party (“</w:t>
      </w:r>
      <w:r w:rsidRPr="00262205">
        <w:rPr>
          <w:b/>
          <w:color w:val="000000"/>
          <w:sz w:val="20"/>
          <w:szCs w:val="20"/>
        </w:rPr>
        <w:t>Disclosing Party</w:t>
      </w:r>
      <w:r w:rsidRPr="00262205">
        <w:rPr>
          <w:color w:val="000000"/>
          <w:sz w:val="20"/>
          <w:szCs w:val="20"/>
        </w:rPr>
        <w:t>”) to the other Party (“</w:t>
      </w:r>
      <w:r w:rsidRPr="00262205">
        <w:rPr>
          <w:b/>
          <w:color w:val="000000"/>
          <w:sz w:val="20"/>
          <w:szCs w:val="20"/>
        </w:rPr>
        <w:t>Receiving Party</w:t>
      </w:r>
      <w:r w:rsidRPr="00262205">
        <w:rPr>
          <w:color w:val="000000"/>
          <w:sz w:val="20"/>
          <w:szCs w:val="20"/>
        </w:rPr>
        <w:t>”) which is in tangible form and labeled “confidential” or the like, or that reasonably should be understood to be confidential given the nature of the information and the circumstances of the disclosure. The following information will be considered Confidential Information whether or not marked or identified as such: (a) Content; (b) the terms of this Agreement including all Orders and pricing thereto; (c) personal data of Users; and (d) the Disclosing Party’s strategic roadmaps, product plans, product designs and architecture, technology and technical information, security processes, security audit reviews, business and marketing plans, and business processes.  Confidential Information will not include information that as shown by the Receiving Party’s records was: (</w:t>
      </w:r>
      <w:proofErr w:type="spellStart"/>
      <w:r w:rsidRPr="00262205">
        <w:rPr>
          <w:color w:val="000000"/>
          <w:sz w:val="20"/>
          <w:szCs w:val="20"/>
        </w:rPr>
        <w:t>i</w:t>
      </w:r>
      <w:proofErr w:type="spellEnd"/>
      <w:r w:rsidRPr="00262205">
        <w:rPr>
          <w:color w:val="000000"/>
          <w:sz w:val="20"/>
          <w:szCs w:val="20"/>
        </w:rPr>
        <w:t xml:space="preserve">) already known to Receiving Party at the time of disclosure by the Disclosing Party; (ii) was disclosed to the Receiving Party by a third party who had the right to make such disclosure without any confidentiality restrictions; (iii) is, or through no fault of the Receiving Party has become, generally available to the public; or (iv) was independently developed by Receiving Party without use of the Disclosing Party’s Confidential Information.  </w:t>
      </w:r>
    </w:p>
    <w:p ns2:paraId="00000072" ns2:textId="2CC2814F" w:rsidR="00CB146C" w:rsidRPr="00262205" w:rsidRDefault="000F268C">
      <w:pPr>
        <w:pBdr>
          <w:top w:val="nil"/>
          <w:left w:val="nil"/>
          <w:bottom w:val="nil"/>
          <w:right w:val="nil"/>
          <w:between w:val="nil"/>
        </w:pBdr>
        <w:tabs>
          <w:tab w:val="left" w:pos="180"/>
          <w:tab w:val="left" w:pos="630"/>
        </w:tabs>
        <w:spacing w:before="120" w:after="120" w:line="240" w:lineRule="auto"/>
        <w:ind w:right="-86"/>
        <w:jc w:val="both"/>
        <w:rPr>
          <w:color w:val="000000"/>
          <w:sz w:val="20"/>
          <w:szCs w:val="20"/>
        </w:rPr>
      </w:pPr>
      <w:r w:rsidRPr="00262205">
        <w:rPr>
          <w:b/>
          <w:color w:val="000000"/>
          <w:sz w:val="20"/>
          <w:szCs w:val="20"/>
        </w:rPr>
        <w:t>14.2</w:t>
      </w:r>
      <w:r w:rsidRPr="00262205">
        <w:rPr>
          <w:b/>
          <w:color w:val="000000"/>
          <w:sz w:val="20"/>
          <w:szCs w:val="20"/>
        </w:rPr>
        <w:tab/>
        <w:t>Protection.</w:t>
      </w:r>
      <w:r w:rsidRPr="00262205">
        <w:rPr>
          <w:color w:val="000000"/>
          <w:sz w:val="20"/>
          <w:szCs w:val="20"/>
        </w:rPr>
        <w:t xml:space="preserve">  The Receiving Party will use no less than a reasonable standard of care to safeguard the Confidential Information received from the Disclosing Party. The Receiving Party will only use the Confidential Information of the Disclosing Party: (a) to exercise its rights and perform its obligations under this Agreement; or (b) as otherwise required by law. Box Personnel with access to Customer Confidential Information </w:t>
      </w:r>
      <w:proofErr w:type="gramStart"/>
      <w:r w:rsidRPr="00262205">
        <w:rPr>
          <w:color w:val="000000"/>
          <w:sz w:val="20"/>
          <w:szCs w:val="20"/>
        </w:rPr>
        <w:t>shall at all times</w:t>
      </w:r>
      <w:proofErr w:type="gramEnd"/>
      <w:r w:rsidRPr="00262205">
        <w:rPr>
          <w:color w:val="000000"/>
          <w:sz w:val="20"/>
          <w:szCs w:val="20"/>
        </w:rPr>
        <w:t xml:space="preserve"> be subject to confidentiality obligations</w:t>
      </w:r>
      <w:r w:rsidR="005D625E" w:rsidRPr="00262205">
        <w:rPr>
          <w:sz w:val="20"/>
          <w:szCs w:val="20"/>
        </w:rPr>
        <w:t xml:space="preserve"> </w:t>
      </w:r>
      <w:r w:rsidRPr="00262205">
        <w:rPr>
          <w:color w:val="000000"/>
          <w:sz w:val="20"/>
          <w:szCs w:val="20"/>
        </w:rPr>
        <w:t xml:space="preserve">no less restrictive than those in this Agreement.   </w:t>
      </w:r>
    </w:p>
    <w:p ns2:paraId="00000073" ns2:textId="4FA91E59" w:rsidR="00CB146C" w:rsidRPr="00262205" w:rsidRDefault="000F268C">
      <w:pPr>
        <w:pBdr>
          <w:top w:val="nil"/>
          <w:left w:val="nil"/>
          <w:bottom w:val="nil"/>
          <w:right w:val="nil"/>
          <w:between w:val="nil"/>
        </w:pBdr>
        <w:tabs>
          <w:tab w:val="left" w:pos="180"/>
          <w:tab w:val="left" w:pos="630"/>
        </w:tabs>
        <w:spacing w:before="120" w:after="120" w:line="240" w:lineRule="auto"/>
        <w:ind w:right="-86"/>
        <w:jc w:val="both"/>
        <w:rPr>
          <w:color w:val="000000"/>
          <w:sz w:val="20"/>
          <w:szCs w:val="20"/>
        </w:rPr>
      </w:pPr>
      <w:r w:rsidRPr="00262205">
        <w:rPr>
          <w:b/>
          <w:color w:val="000000"/>
          <w:sz w:val="20"/>
          <w:szCs w:val="20"/>
        </w:rPr>
        <w:t>14.3</w:t>
      </w:r>
      <w:r w:rsidRPr="00262205">
        <w:rPr>
          <w:b/>
          <w:color w:val="000000"/>
          <w:sz w:val="20"/>
          <w:szCs w:val="20"/>
        </w:rPr>
        <w:tab/>
        <w:t xml:space="preserve">Permitted Disclosure.  </w:t>
      </w:r>
      <w:r w:rsidRPr="00262205">
        <w:rPr>
          <w:color w:val="000000"/>
          <w:sz w:val="20"/>
          <w:szCs w:val="20"/>
        </w:rPr>
        <w:t>Neither Party will disclose Confidential Information in violation of the terms and conditions of this Agreement to any third party without the prior written consent of the other Party.  Notwithstanding the foregoing, each Party may disclose Confidential Information without the prior written consent of the other Party:  (a) as compelled by law provided that, to the extent legally permissible, the Receiving Party gives the Disclosing Party prior notice of such compelled disclosure and reasonable assistance, at the Disclosing Party’s expense, if the Disclosing Party seeks to contest such disclosure; (b) in confidence to its legal counsel; (c) in connection with the enforcement of rights or performance of obligations under this Agreement; or (d) to respond to an emergency which Box believes in the good faith requires Box to disclose information to assist in preventing the death or serious bodily injury of any person. Notwithstanding the foregoing, the Receiving Party may disclose Confidential Information</w:t>
      </w:r>
      <w:r w:rsidRPr="00262205">
        <w:rPr>
          <w:sz w:val="20"/>
          <w:szCs w:val="20"/>
        </w:rPr>
        <w:t xml:space="preserve"> </w:t>
      </w:r>
      <w:r w:rsidRPr="00262205">
        <w:rPr>
          <w:color w:val="000000"/>
          <w:sz w:val="20"/>
          <w:szCs w:val="20"/>
        </w:rPr>
        <w:t>expressly excluding Content (x) in confidence to its accountants, banks and financing sources, partners, providers and their advisors; and (y) in confidence, in connection with an actual or proposed merger, acquisition, or similar transaction. Customer may disclose Box’s then-current SOC2 Type II reports in confidence to Customer’s customers, provided that (</w:t>
      </w:r>
      <w:proofErr w:type="spellStart"/>
      <w:r w:rsidRPr="00262205">
        <w:rPr>
          <w:color w:val="000000"/>
          <w:sz w:val="20"/>
          <w:szCs w:val="20"/>
        </w:rPr>
        <w:t>i</w:t>
      </w:r>
      <w:proofErr w:type="spellEnd"/>
      <w:r w:rsidRPr="00262205">
        <w:rPr>
          <w:color w:val="000000"/>
          <w:sz w:val="20"/>
          <w:szCs w:val="20"/>
        </w:rPr>
        <w:t xml:space="preserve">) Customer provides the Box SOC2 Type II report to its customers for the sole purpose of evaluating the security of the Box Service for such customer’s use of the Box Service; (ii) Customer has  a written agreement in place with its customers with which it is sharing Box’s SOC2 Type II report sufficient to require such customers to protect Box’s SOC2 Type II report as confidential terms that are no less restrictive than those in this Agreement; and (iii) Customer remains liable for any breaches of confidentiality of Box’s SOC2 Type II reports by Customer’s customers. </w:t>
      </w:r>
    </w:p>
    <w:p ns2:paraId="00000074" ns2:textId="77777777" w:rsidR="00CB146C" w:rsidRPr="00262205" w:rsidRDefault="000F268C">
      <w:pPr>
        <w:keepNext/>
        <w:tabs>
          <w:tab w:val="left" w:pos="180"/>
          <w:tab w:val="left" w:pos="630"/>
        </w:tabs>
        <w:spacing w:after="120" w:line="240" w:lineRule="auto"/>
        <w:ind w:right="-90"/>
        <w:jc w:val="both"/>
        <w:rPr>
          <w:b/>
          <w:sz w:val="20"/>
          <w:szCs w:val="20"/>
        </w:rPr>
      </w:pPr>
      <w:r w:rsidRPr="00262205">
        <w:rPr>
          <w:b/>
          <w:sz w:val="20"/>
          <w:szCs w:val="20"/>
        </w:rPr>
        <w:t>Section 15.</w:t>
      </w:r>
      <w:r w:rsidRPr="00262205">
        <w:rPr>
          <w:b/>
          <w:sz w:val="20"/>
          <w:szCs w:val="20"/>
        </w:rPr>
        <w:tab/>
        <w:t>Miscellaneous</w:t>
      </w:r>
    </w:p>
    <w:p ns2:paraId="00000075" ns2:textId="77777777" w:rsidR="00CB146C" w:rsidRPr="00262205" w:rsidRDefault="000F268C">
      <w:pPr>
        <w:tabs>
          <w:tab w:val="left" w:pos="180"/>
          <w:tab w:val="left" w:pos="630"/>
        </w:tabs>
        <w:spacing w:after="120" w:line="240" w:lineRule="auto"/>
        <w:ind w:right="-90"/>
        <w:jc w:val="both"/>
        <w:rPr>
          <w:sz w:val="20"/>
          <w:szCs w:val="20"/>
        </w:rPr>
      </w:pPr>
      <w:r w:rsidRPr="00262205">
        <w:rPr>
          <w:b/>
          <w:sz w:val="20"/>
          <w:szCs w:val="20"/>
        </w:rPr>
        <w:t>15.1</w:t>
      </w:r>
      <w:r w:rsidRPr="00262205">
        <w:rPr>
          <w:b/>
          <w:sz w:val="20"/>
          <w:szCs w:val="20"/>
        </w:rPr>
        <w:tab/>
        <w:t xml:space="preserve">Contractual Relationship.  </w:t>
      </w:r>
      <w:r w:rsidRPr="00262205">
        <w:rPr>
          <w:sz w:val="20"/>
          <w:szCs w:val="20"/>
        </w:rPr>
        <w:t xml:space="preserve">The Parties are entering into this Agreement as independent contracting parties.  Neither Party will have, or hold itself out as having, any right or authority to incur any obligation on behalf of the other Party.  This Agreement will not be construed to create an association, joint venture or partnership between the Parties or to impose any partnership liability upon any Party. </w:t>
      </w:r>
    </w:p>
    <w:p ns2:paraId="00000076" ns2:textId="03DA88FA" w:rsidR="00CB146C" w:rsidRPr="00262205" w:rsidRDefault="000F268C">
      <w:pPr>
        <w:tabs>
          <w:tab w:val="left" w:pos="180"/>
          <w:tab w:val="left" w:pos="630"/>
        </w:tabs>
        <w:spacing w:after="120" w:line="240" w:lineRule="auto"/>
        <w:ind w:right="-90"/>
        <w:jc w:val="both"/>
        <w:rPr>
          <w:color w:val="000000"/>
          <w:sz w:val="20"/>
          <w:szCs w:val="20"/>
        </w:rPr>
      </w:pPr>
      <w:r w:rsidRPr="00262205">
        <w:rPr>
          <w:b/>
          <w:color w:val="000000"/>
          <w:sz w:val="20"/>
          <w:szCs w:val="20"/>
        </w:rPr>
        <w:t>15.2</w:t>
      </w:r>
      <w:r w:rsidRPr="00262205">
        <w:rPr>
          <w:b/>
          <w:color w:val="000000"/>
          <w:sz w:val="20"/>
          <w:szCs w:val="20"/>
        </w:rPr>
        <w:tab/>
        <w:t xml:space="preserve">Anti-Bribery.  </w:t>
      </w:r>
      <w:r w:rsidRPr="00262205">
        <w:rPr>
          <w:color w:val="000000"/>
          <w:sz w:val="20"/>
          <w:szCs w:val="20"/>
        </w:rPr>
        <w:t xml:space="preserve">Customer agrees that it has not received or been offered any illegal or improper bribe, kickback, payment, gift, or thing of value from any of Box </w:t>
      </w:r>
      <w:r w:rsidR="005D625E" w:rsidRPr="00262205">
        <w:rPr>
          <w:color w:val="000000"/>
          <w:sz w:val="20"/>
          <w:szCs w:val="20"/>
        </w:rPr>
        <w:t>Personnel</w:t>
      </w:r>
      <w:r w:rsidRPr="00262205">
        <w:rPr>
          <w:color w:val="000000"/>
          <w:sz w:val="20"/>
          <w:szCs w:val="20"/>
        </w:rPr>
        <w:t xml:space="preserve"> in connection with this Agreement. Customer will use reasonable efforts to promptly notify Box at </w:t>
      </w:r>
      <w:hyperlink r:id="rId12" w:history="1">
        <w:r w:rsidR="00F46894" w:rsidRPr="00271378">
          <w:rPr>
            <w:rStyle w:val="Hyperlink"/>
          </w:rPr>
          <w:t>legalops@box.com</w:t>
        </w:r>
      </w:hyperlink>
      <w:r w:rsidRPr="00262205">
        <w:rPr>
          <w:color w:val="000000"/>
          <w:sz w:val="20"/>
          <w:szCs w:val="20"/>
        </w:rPr>
        <w:t xml:space="preserve"> should Customer learn of any violation of this restriction.   </w:t>
      </w:r>
    </w:p>
    <w:p ns2:paraId="00000077" ns2:textId="71C5906C" w:rsidR="00CB146C" w:rsidRPr="00262205" w:rsidRDefault="000F268C">
      <w:commentRangeStart w:id="16"/>
      <w:pPr>
        <w:tabs>
          <w:tab w:val="left" w:pos="180"/>
          <w:tab w:val="left" w:pos="630"/>
        </w:tabs>
        <w:spacing w:after="120" w:line="240" w:lineRule="auto"/>
        <w:ind w:right="-90"/>
        <w:jc w:val="both"/>
        <w:rPr>
          <w:sz w:val="20"/>
          <w:szCs w:val="20"/>
        </w:rPr>
      </w:pPr>
      <w:r>
        <w:rPr>
          <w:b/>
          <w:sz w:val="20"/>
          <w:szCs w:val="20"/>
        </w:rPr>
        <w:t xml:space="preserve">15.3	References. </w:t>
      </w:r>
      <w:del w:id="1204" w:author="Contracts.AI" w:date="2026-08-21T08:24:49Z">
        <w:r>
          <w:rPr>
            <w:b/>
            <w:sz w:val="20"/>
            <w:szCs w:val="20"/>
          </w:rPr>
          <w:delText xml:space="preserve">During </w:delText>
        </w:r>
      </w:del>
      <w:ins w:id="1205" w:author="Contracts.AI" w:date="2026-08-21T08:24:49Z">
        <w:r>
          <w:rPr>
            <w:b/>
            <w:sz w:val="20"/>
            <w:szCs w:val="20"/>
          </w:rPr>
          <w:t xml:space="preserve">Box shall not use Customer’s name, logo or other trademarks in any advertising, press release, case study, public statement, sales or marketing materials, or customer list, without Customer’s prior written consent in each instance. Notwithstanding </w:t>
        </w:r>
      </w:ins>
      <w:r>
        <w:rPr>
          <w:b/>
          <w:sz w:val="20"/>
          <w:szCs w:val="20"/>
        </w:rPr>
        <w:t xml:space="preserve">the </w:t>
      </w:r>
      <w:del w:id="1206" w:author="Contracts.AI" w:date="2026-08-21T08:24:49Z">
        <w:r>
          <w:rPr>
            <w:b/>
            <w:sz w:val="20"/>
            <w:szCs w:val="20"/>
          </w:rPr>
          <w:delText xml:space="preserve">Term of the Agreement, </w:delText>
        </w:r>
      </w:del>
      <w:ins w:id="1207" w:author="Contracts.AI" w:date="2026-08-21T08:24:49Z">
        <w:r>
          <w:rPr>
            <w:b/>
            <w:sz w:val="20"/>
            <w:szCs w:val="20"/>
          </w:rPr>
          <w:t xml:space="preserve">foregoing, </w:t>
        </w:r>
      </w:ins>
      <w:r>
        <w:rPr>
          <w:b/>
          <w:sz w:val="20"/>
          <w:szCs w:val="20"/>
        </w:rPr>
        <w:t xml:space="preserve">Box may </w:t>
      </w:r>
      <w:del w:id="1208" w:author="Contracts.AI" w:date="2026-08-21T08:24:49Z">
        <w:r>
          <w:rPr>
            <w:b/>
            <w:sz w:val="20"/>
            <w:szCs w:val="20"/>
          </w:rPr>
          <w:delText xml:space="preserve">reference Customer as </w:delText>
        </w:r>
      </w:del>
      <w:ins w:id="1209" w:author="Contracts.AI" w:date="2026-08-21T08:24:49Z">
        <w:r>
          <w:rPr>
            <w:b/>
            <w:sz w:val="20"/>
            <w:szCs w:val="20"/>
          </w:rPr>
          <w:t xml:space="preserve">list Customer’s name (but not Customer’s logo or other trademarks) on Box’s customer page or in </w:t>
        </w:r>
      </w:ins>
      <w:r>
        <w:rPr>
          <w:b/>
          <w:sz w:val="20"/>
          <w:szCs w:val="20"/>
        </w:rPr>
        <w:t xml:space="preserve">a </w:t>
      </w:r>
      <w:del w:id="1210" w:author="Contracts.AI" w:date="2026-08-21T08:24:49Z">
        <w:r>
          <w:rPr>
            <w:b/>
            <w:sz w:val="20"/>
            <w:szCs w:val="20"/>
          </w:rPr>
          <w:delText xml:space="preserve">Box </w:delText>
        </w:r>
      </w:del>
      <w:ins w:id="1211" w:author="Contracts.AI" w:date="2026-08-21T08:24:49Z">
        <w:r>
          <w:rPr>
            <w:b/>
            <w:sz w:val="20"/>
            <w:szCs w:val="20"/>
          </w:rPr>
          <w:t xml:space="preserve">non-promotional </w:t>
        </w:r>
      </w:ins>
      <w:r>
        <w:rPr>
          <w:b/>
          <w:sz w:val="20"/>
          <w:szCs w:val="20"/>
        </w:rPr>
        <w:t xml:space="preserve">customer </w:t>
      </w:r>
      <w:del w:id="1212" w:author="Contracts.AI" w:date="2026-08-21T08:24:49Z">
        <w:r>
          <w:rPr>
            <w:b/>
            <w:sz w:val="20"/>
            <w:szCs w:val="20"/>
          </w:rPr>
          <w:delText xml:space="preserve">in sales and marketing materials and public statements, subject to Customer's </w:delText>
        </w:r>
      </w:del>
      <w:ins w:id="1213" w:author="Contracts.AI" w:date="2026-08-21T08:24:49Z">
        <w:r>
          <w:rPr>
            <w:b/>
            <w:sz w:val="20"/>
            <w:szCs w:val="20"/>
          </w:rPr>
          <w:t xml:space="preserve">list, provided such use complies with Customer’s </w:t>
        </w:r>
      </w:ins>
      <w:r>
        <w:rPr>
          <w:b/>
          <w:sz w:val="20"/>
          <w:szCs w:val="20"/>
        </w:rPr>
        <w:t xml:space="preserve">trademark and logo usage guidelines as provided to </w:t>
      </w:r>
      <w:ins w:id="1214" w:author="Contracts.AI" w:date="2026-08-21T08:24:49Z">
        <w:r>
          <w:rPr>
            <w:b/>
            <w:sz w:val="20"/>
            <w:szCs w:val="20"/>
          </w:rPr>
          <w:t xml:space="preserve">Box and Customer has not opted out by written notice to </w:t>
        </w:r>
      </w:ins>
      <w:r>
        <w:rPr>
          <w:b/>
          <w:sz w:val="20"/>
          <w:szCs w:val="20"/>
        </w:rPr>
        <w:t xml:space="preserve">Box. Customer may </w:t>
      </w:r>
      <w:del w:id="1215" w:author="Contracts.AI" w:date="2026-08-21T08:24:49Z">
        <w:r>
          <w:rPr>
            <w:b/>
            <w:sz w:val="20"/>
            <w:szCs w:val="20"/>
          </w:rPr>
          <w:delText xml:space="preserve">send </w:delText>
        </w:r>
      </w:del>
      <w:ins w:id="1216" w:author="Contracts.AI" w:date="2026-08-21T08:24:49Z">
        <w:r>
          <w:rPr>
            <w:b/>
            <w:sz w:val="20"/>
            <w:szCs w:val="20"/>
          </w:rPr>
          <w:t xml:space="preserve">withdraw consent or opt out at any time by sending written notice to stories@box.com, and </w:t>
        </w:r>
      </w:ins>
      <w:r>
        <w:rPr>
          <w:b/>
          <w:sz w:val="20"/>
          <w:szCs w:val="20"/>
        </w:rPr>
        <w:t xml:space="preserve">Box </w:t>
      </w:r>
      <w:del w:id="1217" w:author="Contracts.AI" w:date="2026-08-21T08:24:49Z">
        <w:r>
          <w:rPr>
            <w:b/>
            <w:sz w:val="20"/>
            <w:szCs w:val="20"/>
          </w:rPr>
          <w:delText xml:space="preserve">an email </w:delText>
        </w:r>
      </w:del>
      <w:ins w:id="1218" w:author="Contracts.AI" w:date="2026-08-21T08:24:49Z">
        <w:r>
          <w:rPr>
            <w:b/>
            <w:sz w:val="20"/>
            <w:szCs w:val="20"/>
          </w:rPr>
          <w:t xml:space="preserve">shall promptly cease such use and, </w:t>
        </w:r>
      </w:ins>
      <w:r>
        <w:rPr>
          <w:b/>
          <w:sz w:val="20"/>
          <w:szCs w:val="20"/>
        </w:rPr>
        <w:t xml:space="preserve">to </w:t>
      </w:r>
      <w:del w:id="1219" w:author="Contracts.AI" w:date="2026-08-21T08:24:49Z">
        <w:r>
          <w:rPr>
            <w:b/>
            <w:sz w:val="20"/>
            <w:szCs w:val="20"/>
          </w:rPr>
          <w:delText xml:space="preserve">stories@box.com if it does not wish to be used as a reference.</w:delText>
        </w:r>
      </w:del>
      <w:ins w:id="1220" w:author="Contracts.AI" w:date="2026-08-21T08:24:49Z">
        <w:r>
          <w:rPr>
            <w:b/>
            <w:sz w:val="20"/>
            <w:szCs w:val="20"/>
          </w:rPr>
          <w:t xml:space="preserve">the extent practicable, remove or update the applicable materials.</w:t>
        </w:r>
      </w:ins>
      <w:commentRangeEnd w:id="16"/>
      <w:r>
        <w:rPr>
          <w:rStyle w:val="CommentReference"/>
        </w:rPr>
        <w:commentReference w:id="16"/>
      </w:r>
    </w:p>
    <w:p ns2:paraId="00000078" ns2:textId="77777777" w:rsidR="00CB146C" w:rsidRPr="00262205" w:rsidRDefault="000F268C">
      <w:pPr>
        <w:tabs>
          <w:tab w:val="left" w:pos="180"/>
          <w:tab w:val="left" w:pos="630"/>
        </w:tabs>
        <w:spacing w:after="120" w:line="240" w:lineRule="auto"/>
        <w:ind w:right="-90"/>
        <w:jc w:val="both"/>
        <w:rPr>
          <w:sz w:val="20"/>
          <w:szCs w:val="20"/>
        </w:rPr>
      </w:pPr>
      <w:r w:rsidRPr="00262205">
        <w:rPr>
          <w:b/>
          <w:sz w:val="20"/>
          <w:szCs w:val="20"/>
        </w:rPr>
        <w:lastRenderedPageBreak/>
        <w:t>15.4</w:t>
      </w:r>
      <w:r w:rsidRPr="00262205">
        <w:rPr>
          <w:b/>
          <w:sz w:val="20"/>
          <w:szCs w:val="20"/>
        </w:rPr>
        <w:tab/>
        <w:t>Ambiguities.</w:t>
      </w:r>
      <w:r w:rsidRPr="00262205">
        <w:rPr>
          <w:rFonts w:eastAsia="Times New Roman"/>
          <w:sz w:val="20"/>
          <w:szCs w:val="20"/>
        </w:rPr>
        <w:t xml:space="preserve">  </w:t>
      </w:r>
      <w:r w:rsidRPr="00262205">
        <w:rPr>
          <w:sz w:val="20"/>
          <w:szCs w:val="20"/>
        </w:rPr>
        <w:t>Each Party has participated in the review of this Agreement.  Any rule of construction to the effect that ambiguities are to be resolved against the drafting party shall not apply in interpreting this Agreement.  The language in this Agreement shall be interpreted as to its fair meaning and not strictly for or against any party. </w:t>
      </w:r>
    </w:p>
    <w:p ns2:paraId="00000079" ns2:textId="5C22037B" w:rsidR="00CB146C" w:rsidRPr="00262205" w:rsidRDefault="000F268C">
      <w:pPr>
        <w:tabs>
          <w:tab w:val="left" w:pos="180"/>
          <w:tab w:val="left" w:pos="630"/>
        </w:tabs>
        <w:spacing w:after="120" w:line="240" w:lineRule="auto"/>
        <w:ind w:right="-90"/>
        <w:jc w:val="both"/>
        <w:rPr>
          <w:sz w:val="20"/>
          <w:szCs w:val="20"/>
        </w:rPr>
      </w:pPr>
      <w:r w:rsidRPr="00262205">
        <w:rPr>
          <w:b/>
          <w:sz w:val="20"/>
          <w:szCs w:val="20"/>
        </w:rPr>
        <w:t>15.5</w:t>
      </w:r>
      <w:r w:rsidRPr="00262205">
        <w:rPr>
          <w:sz w:val="20"/>
          <w:szCs w:val="20"/>
        </w:rPr>
        <w:tab/>
      </w:r>
      <w:r w:rsidRPr="00262205">
        <w:rPr>
          <w:b/>
          <w:sz w:val="20"/>
          <w:szCs w:val="20"/>
        </w:rPr>
        <w:t>Notices</w:t>
      </w:r>
      <w:r w:rsidRPr="00262205">
        <w:rPr>
          <w:sz w:val="20"/>
          <w:szCs w:val="20"/>
        </w:rPr>
        <w:t xml:space="preserve">.  Any notice or other communication under this Agreement given by any Party to any other Party will be in writing and will be effective upon delivery as follows: (a) if to Customer, when sent via email to the email address specified in an Order or otherwise on record for Customer; and (b) if to Box, when sent via email to </w:t>
      </w:r>
      <w:hyperlink r:id="rId14">
        <w:r w:rsidRPr="00262205">
          <w:rPr>
            <w:color w:val="0000FF"/>
            <w:sz w:val="20"/>
            <w:szCs w:val="20"/>
            <w:u w:val="single"/>
          </w:rPr>
          <w:t>legalops@box</w:t>
        </w:r>
      </w:hyperlink>
      <w:r w:rsidRPr="00262205">
        <w:rPr>
          <w:color w:val="0000FF"/>
          <w:sz w:val="20"/>
          <w:szCs w:val="20"/>
          <w:u w:val="single"/>
        </w:rPr>
        <w:t>.com</w:t>
      </w:r>
      <w:r w:rsidRPr="00262205">
        <w:rPr>
          <w:sz w:val="20"/>
          <w:szCs w:val="20"/>
        </w:rPr>
        <w:t xml:space="preserve">.   Any such notice, in either case, must specifically reference that it is a notice given under this Agreement.  </w:t>
      </w:r>
      <w:r w:rsidR="00BD1667">
        <w:rPr>
          <w:sz w:val="20"/>
          <w:szCs w:val="20"/>
        </w:rPr>
        <w:t>T</w:t>
      </w:r>
      <w:r w:rsidR="00BD1667" w:rsidRPr="00BD1667">
        <w:rPr>
          <w:sz w:val="20"/>
          <w:szCs w:val="20"/>
        </w:rPr>
        <w:t xml:space="preserve">he Parties agree that </w:t>
      </w:r>
      <w:r w:rsidR="00BD1667">
        <w:rPr>
          <w:sz w:val="20"/>
          <w:szCs w:val="20"/>
        </w:rPr>
        <w:t xml:space="preserve">only versions of this Agreement and </w:t>
      </w:r>
      <w:r w:rsidR="000D0FEE">
        <w:rPr>
          <w:sz w:val="20"/>
          <w:szCs w:val="20"/>
        </w:rPr>
        <w:t xml:space="preserve">notices provided in the English language are valid and control. Any documents provided </w:t>
      </w:r>
      <w:r w:rsidR="00BD1667" w:rsidRPr="00BD1667">
        <w:rPr>
          <w:sz w:val="20"/>
          <w:szCs w:val="20"/>
        </w:rPr>
        <w:t xml:space="preserve">in languages other than English </w:t>
      </w:r>
      <w:r w:rsidR="00A22886">
        <w:rPr>
          <w:sz w:val="20"/>
          <w:szCs w:val="20"/>
        </w:rPr>
        <w:t>may be used for</w:t>
      </w:r>
      <w:r w:rsidR="00BD1667" w:rsidRPr="00BD1667">
        <w:rPr>
          <w:sz w:val="20"/>
          <w:szCs w:val="20"/>
        </w:rPr>
        <w:t xml:space="preserve"> ease of reference only.</w:t>
      </w:r>
    </w:p>
    <w:p ns2:paraId="0000007A" ns2:textId="77777777" w:rsidR="00CB146C" w:rsidRPr="00262205" w:rsidRDefault="000F268C">
      <w:pPr>
        <w:tabs>
          <w:tab w:val="left" w:pos="180"/>
          <w:tab w:val="left" w:pos="630"/>
        </w:tabs>
        <w:spacing w:after="120" w:line="240" w:lineRule="auto"/>
        <w:ind w:right="-90"/>
        <w:jc w:val="both"/>
        <w:rPr>
          <w:sz w:val="20"/>
          <w:szCs w:val="20"/>
        </w:rPr>
      </w:pPr>
      <w:r w:rsidRPr="00262205">
        <w:rPr>
          <w:b/>
          <w:sz w:val="20"/>
          <w:szCs w:val="20"/>
        </w:rPr>
        <w:t>15.6</w:t>
      </w:r>
      <w:r w:rsidRPr="00262205">
        <w:rPr>
          <w:b/>
          <w:sz w:val="20"/>
          <w:szCs w:val="20"/>
        </w:rPr>
        <w:tab/>
        <w:t>Nonwaiver.</w:t>
      </w:r>
      <w:r w:rsidRPr="00262205">
        <w:rPr>
          <w:sz w:val="20"/>
          <w:szCs w:val="20"/>
        </w:rPr>
        <w:t xml:space="preserve">  The failure of either Party to insist upon or enforce strict performance of any of the provisions of this Agreement or to exercise any rights or remedies under this Agreement will not be construed as a waiver or relinquishment to any extent of such Party’s right to assert or rely upon any such provision, right or remedy in that or any other instance; rather, the same will remain in full force and effect.</w:t>
      </w:r>
    </w:p>
    <w:p ns2:paraId="0000007B" ns2:textId="588EB469" w:rsidR="00CB146C" w:rsidRPr="00262205" w:rsidRDefault="000F268C">
      <w:commentRangeStart w:id="17"/>
      <w:pPr>
        <w:tabs>
          <w:tab w:val="left" w:pos="180"/>
          <w:tab w:val="left" w:pos="630"/>
        </w:tabs>
        <w:spacing w:after="120" w:line="240" w:lineRule="auto"/>
        <w:ind w:right="-90"/>
        <w:jc w:val="both"/>
        <w:rPr>
          <w:sz w:val="20"/>
          <w:szCs w:val="20"/>
        </w:rPr>
      </w:pPr>
      <w:r>
        <w:rPr>
          <w:b/>
          <w:sz w:val="20"/>
          <w:szCs w:val="20"/>
        </w:rPr>
        <w:t xml:space="preserve">15.7	Assignment.  </w:t>
      </w:r>
      <w:del w:id="1221" w:author="Contracts.AI" w:date="2026-08-21T08:24:49Z">
        <w:r>
          <w:rPr>
            <w:b/>
            <w:sz w:val="20"/>
            <w:szCs w:val="20"/>
          </w:rPr>
          <w:delText xml:space="preserve">Customer will not, </w:delText>
        </w:r>
      </w:del>
      <w:ins w:id="1222" w:author="Contracts.AI" w:date="2026-08-21T08:24:49Z">
        <w:r>
          <w:rPr>
            <w:b/>
            <w:sz w:val="20"/>
            <w:szCs w:val="20"/>
          </w:rPr>
          <w:t xml:space="preserve">Either Party may assign this Agreement (or any Order) without obtaining the other Party's consent: (a) to an Affiliate; or (b) in connection with a successor in interest in a merger, reorganization or a sale of all or substantially all of the assets of the Party. Except as set forth in the preceding sentence, neither Party will, </w:t>
        </w:r>
      </w:ins>
      <w:r>
        <w:rPr>
          <w:b/>
          <w:sz w:val="20"/>
          <w:szCs w:val="20"/>
        </w:rPr>
        <w:t xml:space="preserve">directly, indirectly, by operation of law or otherwise, assign or transfer all or any part of this Agreement or its rights hereunder without the prior written consent of </w:t>
      </w:r>
      <w:del w:id="1223" w:author="Contracts.AI" w:date="2026-08-21T08:24:49Z">
        <w:r>
          <w:rPr>
            <w:b/>
            <w:sz w:val="20"/>
            <w:szCs w:val="20"/>
          </w:rPr>
          <w:delText xml:space="preserve">Box. </w:delText>
        </w:r>
      </w:del>
      <w:ins w:id="1224" w:author="Contracts.AI" w:date="2026-08-21T08:24:49Z">
        <w:r>
          <w:rPr>
            <w:b/>
            <w:sz w:val="20"/>
            <w:szCs w:val="20"/>
          </w:rPr>
          <w:t xml:space="preserve">the other Party, such consent not to be unreasonably withheld, conditioned or delayed. </w:t>
        </w:r>
      </w:ins>
      <w:r>
        <w:rPr>
          <w:b/>
          <w:sz w:val="20"/>
          <w:szCs w:val="20"/>
        </w:rPr>
        <w:t xml:space="preserve">Any attempted assignment or transfer </w:t>
      </w:r>
      <w:del w:id="1225" w:author="Contracts.AI" w:date="2026-08-21T08:24:49Z">
        <w:r>
          <w:rPr>
            <w:b/>
            <w:sz w:val="20"/>
            <w:szCs w:val="20"/>
          </w:rPr>
          <w:delText xml:space="preserve">by Customer without such consent </w:delText>
        </w:r>
      </w:del>
      <w:ins w:id="1226" w:author="Contracts.AI" w:date="2026-08-21T08:24:49Z">
        <w:r>
          <w:rPr>
            <w:b/>
            <w:sz w:val="20"/>
            <w:szCs w:val="20"/>
          </w:rPr>
          <w:t xml:space="preserve">in violation of this Section 15.7 </w:t>
        </w:r>
      </w:ins>
      <w:r>
        <w:rPr>
          <w:b/>
          <w:sz w:val="20"/>
          <w:szCs w:val="20"/>
        </w:rPr>
        <w:t xml:space="preserve">shall be void and of no effect. </w:t>
      </w:r>
      <w:del w:id="1227" w:author="Contracts.AI" w:date="2026-08-21T08:24:49Z">
        <w:r>
          <w:rPr>
            <w:b/>
            <w:sz w:val="20"/>
            <w:szCs w:val="20"/>
          </w:rPr>
          <w:delText xml:space="preserve">Notwithstanding the foregoing, either Party may assign this Agreement (or Order) without obtaining the other Party's consent: (a) to an affiliate; or (b) in connection with a successor in interest in a merger, reorganization or a sale of all or substantially all of the assets of the Party. </w:delText>
        </w:r>
      </w:del>
      <w:r>
        <w:rPr>
          <w:b/>
          <w:sz w:val="20"/>
          <w:szCs w:val="20"/>
        </w:rPr>
        <w:t xml:space="preserve">Subject to the foregoing restrictions, this Agreement will be fully binding upon, inure to the benefit of and be enforceable by the Parties and their respective permitted successors and assigns.</w:t>
      </w:r>
      <w:commentRangeEnd w:id="17"/>
      <w:r>
        <w:rPr>
          <w:rStyle w:val="CommentReference"/>
        </w:rPr>
        <w:commentReference w:id="17"/>
      </w:r>
    </w:p>
    <w:p ns2:paraId="0000007C" ns2:textId="3453D9EF" w:rsidR="00CB146C" w:rsidRPr="00262205" w:rsidRDefault="000F268C">
      <w:commentRangeStart w:id="18"/>
      <w:pPr>
        <w:tabs>
          <w:tab w:val="left" w:pos="180"/>
          <w:tab w:val="left" w:pos="630"/>
        </w:tabs>
        <w:spacing w:after="120" w:line="240" w:lineRule="auto"/>
        <w:ind w:right="-90"/>
        <w:jc w:val="both"/>
        <w:rPr>
          <w:sz w:val="20"/>
          <w:szCs w:val="20"/>
        </w:rPr>
      </w:pPr>
      <w:r>
        <w:rPr>
          <w:b/>
          <w:sz w:val="20"/>
          <w:szCs w:val="20"/>
        </w:rPr>
        <w:t xml:space="preserve">15.8	Integration; Order of Precedence.  This Agreement and any exhibits or addenda attached </w:t>
      </w:r>
      <w:del w:id="1228" w:author="Contracts.AI" w:date="2026-08-21T08:24:49Z">
        <w:r>
          <w:rPr>
            <w:b/>
            <w:sz w:val="20"/>
            <w:szCs w:val="20"/>
          </w:rPr>
          <w:delText xml:space="preserve">and/or incorporated by a link herein </w:delText>
        </w:r>
      </w:del>
      <w:ins w:id="1229" w:author="Contracts.AI" w:date="2026-08-21T08:24:49Z">
        <w:r>
          <w:rPr>
            <w:b/>
            <w:sz w:val="20"/>
            <w:szCs w:val="20"/>
          </w:rPr>
          <w:t xml:space="preserve">hereto </w:t>
        </w:r>
      </w:ins>
      <w:r>
        <w:rPr>
          <w:b/>
          <w:sz w:val="20"/>
          <w:szCs w:val="20"/>
        </w:rPr>
        <w:t xml:space="preserve">constitute the entire agreement between the Parties and supersedes any and all prior agreements or communications between the Parties with regard to the subject matter hereof. </w:t>
      </w:r>
      <w:ins w:id="1230" w:author="Contracts.AI" w:date="2026-08-21T08:24:49Z">
        <w:r>
          <w:rPr>
            <w:b/>
            <w:sz w:val="20"/>
            <w:szCs w:val="20"/>
          </w:rPr>
          <w:t xml:space="preserve">Any terms, policies or documents incorporated by reference (including by hyperlink) (collectively, “Incorporated Terms”) are incorporated only as in effect on the Effective Date and only in the form attached to this Agreement as an exhibit (or otherwise provided to Customer in PDF form and identified in the applicable Order). Supplier shall not modify any Incorporated Terms in a manner materially adverse to Customer without Customer’s prior written consent.
</w:t>
        </w:r>
      </w:ins>
      <w:r>
        <w:rPr>
          <w:b/>
          <w:sz w:val="20"/>
          <w:szCs w:val="20"/>
        </w:rPr>
        <w:t xml:space="preserve">This Agreement may not be amended or modified except by </w:t>
      </w:r>
      <w:del w:id="1231" w:author="Contracts.AI" w:date="2026-08-21T08:24:49Z">
        <w:r>
          <w:rPr>
            <w:b/>
            <w:sz w:val="20"/>
            <w:szCs w:val="20"/>
          </w:rPr>
          <w:delText xml:space="preserve">a signed Order, </w:delText>
        </w:r>
      </w:del>
      <w:ins w:id="1232" w:author="Contracts.AI" w:date="2026-08-21T08:24:49Z">
        <w:r>
          <w:rPr>
            <w:b/>
            <w:sz w:val="20"/>
            <w:szCs w:val="20"/>
          </w:rPr>
          <w:t xml:space="preserve">(i) </w:t>
        </w:r>
      </w:ins>
      <w:r>
        <w:rPr>
          <w:b/>
          <w:sz w:val="20"/>
          <w:szCs w:val="20"/>
        </w:rPr>
        <w:t xml:space="preserve">the mutual signed agreement of the Parties hereto, or </w:t>
      </w:r>
      <w:del w:id="1233" w:author="Contracts.AI" w:date="2026-08-21T08:24:49Z">
        <w:r>
          <w:rPr>
            <w:b/>
            <w:sz w:val="20"/>
            <w:szCs w:val="20"/>
          </w:rPr>
          <w:delText xml:space="preserve">as noted in Section 15.14 below.  </w:delText>
        </w:r>
      </w:del>
      <w:ins w:id="1234" w:author="Contracts.AI" w:date="2026-08-21T08:24:49Z">
        <w:r>
          <w:rPr>
            <w:b/>
            <w:sz w:val="20"/>
            <w:szCs w:val="20"/>
          </w:rPr>
          <w:t xml:space="preserve">(ii) a signed Order, but solely with respect to commercial terms (e.g., fees, quantities, ordering details, and the applicable subscription term) and not to amend any other terms of this Agreement unless the Order expressly states it amends this Agreement and specifically identifies the section(s) amended.
</w:t>
        </w:r>
      </w:ins>
      <w:r>
        <w:rPr>
          <w:b/>
          <w:sz w:val="20"/>
          <w:szCs w:val="20"/>
        </w:rPr>
        <w:t xml:space="preserve">The terms of this Agreement shall supersede and control over any conflicting or additional terms and conditions of any purchase order, acknowledgement, confirmation or other document issued by </w:t>
      </w:r>
      <w:del w:id="1235" w:author="Contracts.AI" w:date="2026-08-21T08:24:49Z">
        <w:r>
          <w:rPr>
            <w:b/>
            <w:sz w:val="20"/>
            <w:szCs w:val="20"/>
          </w:rPr>
          <w:delText xml:space="preserve">Customer. Notwithstanding the foregoing, in </w:delText>
        </w:r>
      </w:del>
      <w:ins w:id="1236" w:author="Contracts.AI" w:date="2026-08-21T08:24:49Z">
        <w:r>
          <w:rPr>
            <w:b/>
            <w:sz w:val="20"/>
            <w:szCs w:val="20"/>
          </w:rPr>
          <w:t xml:space="preserve">Customer.
In </w:t>
        </w:r>
      </w:ins>
      <w:r>
        <w:rPr>
          <w:b/>
          <w:sz w:val="20"/>
          <w:szCs w:val="20"/>
        </w:rPr>
        <w:t xml:space="preserve">the event of </w:t>
      </w:r>
      <w:del w:id="1237" w:author="Contracts.AI" w:date="2026-08-21T08:24:49Z">
        <w:r>
          <w:rPr>
            <w:b/>
            <w:sz w:val="20"/>
            <w:szCs w:val="20"/>
          </w:rPr>
          <w:delText xml:space="preserve">a conflict between terms </w:delText>
        </w:r>
      </w:del>
      <w:ins w:id="1238" w:author="Contracts.AI" w:date="2026-08-21T08:24:49Z">
        <w:r>
          <w:rPr>
            <w:b/>
            <w:sz w:val="20"/>
            <w:szCs w:val="20"/>
          </w:rPr>
          <w:t xml:space="preserve">any conflict, the following order </w:t>
        </w:r>
      </w:ins>
      <w:r>
        <w:rPr>
          <w:b/>
          <w:sz w:val="20"/>
          <w:szCs w:val="20"/>
        </w:rPr>
        <w:t xml:space="preserve">of </w:t>
      </w:r>
      <w:ins w:id="1239" w:author="Contracts.AI" w:date="2026-08-21T08:24:49Z">
        <w:r>
          <w:rPr>
            <w:b/>
            <w:sz w:val="20"/>
            <w:szCs w:val="20"/>
          </w:rPr>
          <w:t xml:space="preserve">precedence shall apply: (a) </w:t>
        </w:r>
      </w:ins>
      <w:r>
        <w:rPr>
          <w:b/>
          <w:sz w:val="20"/>
          <w:szCs w:val="20"/>
        </w:rPr>
        <w:t xml:space="preserve">this Agreement and </w:t>
      </w:r>
      <w:del w:id="1240" w:author="Contracts.AI" w:date="2026-08-21T08:24:49Z">
        <w:r>
          <w:rPr>
            <w:b/>
            <w:sz w:val="20"/>
            <w:szCs w:val="20"/>
          </w:rPr>
          <w:delText xml:space="preserve">an </w:delText>
        </w:r>
      </w:del>
      <w:ins w:id="1241" w:author="Contracts.AI" w:date="2026-08-21T08:24:49Z">
        <w:r>
          <w:rPr>
            <w:b/>
            <w:sz w:val="20"/>
            <w:szCs w:val="20"/>
          </w:rPr>
          <w:t xml:space="preserve">its exhibits; (b) the applicable </w:t>
        </w:r>
      </w:ins>
      <w:r>
        <w:rPr>
          <w:b/>
          <w:sz w:val="20"/>
          <w:szCs w:val="20"/>
        </w:rPr>
        <w:t xml:space="preserve">Order, </w:t>
      </w:r>
      <w:del w:id="1242" w:author="Contracts.AI" w:date="2026-08-21T08:24:49Z">
        <w:r>
          <w:rPr>
            <w:b/>
            <w:sz w:val="20"/>
            <w:szCs w:val="20"/>
          </w:rPr>
          <w:delText xml:space="preserve">the terms of the Order shall prevail. This Agreement or </w:delText>
        </w:r>
      </w:del>
      <w:ins w:id="1243" w:author="Contracts.AI" w:date="2026-08-21T08:24:49Z">
        <w:r>
          <w:rPr>
            <w:b/>
            <w:sz w:val="20"/>
            <w:szCs w:val="20"/>
          </w:rPr>
          <w:t xml:space="preserve">solely as to commercial terms; and (c) </w:t>
        </w:r>
      </w:ins>
      <w:r>
        <w:rPr>
          <w:b/>
          <w:sz w:val="20"/>
          <w:szCs w:val="20"/>
        </w:rPr>
        <w:t xml:space="preserve">any </w:t>
      </w:r>
      <w:del w:id="1244" w:author="Contracts.AI" w:date="2026-08-21T08:24:49Z">
        <w:r>
          <w:rPr>
            <w:b/>
            <w:sz w:val="20"/>
            <w:szCs w:val="20"/>
          </w:rPr>
          <w:delText xml:space="preserve">exhibits or addenda attached and/or incorporated by a link herein, may be executed and delivered, either physically or by electronic means and in counterparts, each of which shall constitute an original and all of which together shall constitute one and the same instrument.</w:delText>
        </w:r>
      </w:del>
      <w:ins w:id="1245" w:author="Contracts.AI" w:date="2026-08-21T08:24:49Z">
        <w:r>
          <w:rPr>
            <w:b/>
            <w:sz w:val="20"/>
            <w:szCs w:val="20"/>
          </w:rPr>
          <w:t xml:space="preserve">Incorporated Terms.</w:t>
        </w:r>
      </w:ins>
      <w:commentRangeEnd w:id="18"/>
      <w:r>
        <w:rPr>
          <w:rStyle w:val="CommentReference"/>
        </w:rPr>
        <w:commentReference w:id="18"/>
      </w:r>
    </w:p>
    <w:p ns2:paraId="0000007D" ns2:textId="6D29018B" w:rsidR="00CB146C" w:rsidRPr="00262205" w:rsidRDefault="000F268C">
      <w:pPr>
        <w:tabs>
          <w:tab w:val="left" w:pos="180"/>
          <w:tab w:val="left" w:pos="630"/>
        </w:tabs>
        <w:spacing w:after="120" w:line="240" w:lineRule="auto"/>
        <w:ind w:right="-90"/>
        <w:jc w:val="both"/>
        <w:rPr>
          <w:sz w:val="20"/>
          <w:szCs w:val="20"/>
        </w:rPr>
      </w:pPr>
      <w:r w:rsidRPr="00262205">
        <w:rPr>
          <w:b/>
          <w:sz w:val="20"/>
          <w:szCs w:val="20"/>
        </w:rPr>
        <w:t>15.9</w:t>
      </w:r>
      <w:r w:rsidRPr="00262205">
        <w:rPr>
          <w:b/>
          <w:sz w:val="20"/>
          <w:szCs w:val="20"/>
        </w:rPr>
        <w:tab/>
        <w:t xml:space="preserve">Severability.  </w:t>
      </w:r>
      <w:r w:rsidRPr="00262205">
        <w:rPr>
          <w:color w:val="000000"/>
          <w:sz w:val="20"/>
          <w:szCs w:val="20"/>
        </w:rPr>
        <w:t xml:space="preserve">In the event that any provision of this Agreement, or the application thereof, becomes or is declared by a court of competent jurisdiction to be illegal, void or unenforceable, the remainder of this Agreement will continue in full force and effect and the application of such provision will be interpreted so as reasonably to </w:t>
      </w:r>
      <w:r w:rsidR="00872819">
        <w:rPr>
          <w:color w:val="000000"/>
          <w:sz w:val="20"/>
          <w:szCs w:val="20"/>
        </w:rPr>
        <w:t>a</w:t>
      </w:r>
      <w:r w:rsidRPr="00262205">
        <w:rPr>
          <w:color w:val="000000"/>
          <w:sz w:val="20"/>
          <w:szCs w:val="20"/>
        </w:rPr>
        <w:t>ffect the intent of the Parties. The Parties will promptly replace such void or unenforceable provision with a valid and enforceable provision that will achieve, to the extent possible, the economic, business and other purposes of such void or unenforceable provision.</w:t>
      </w:r>
    </w:p>
    <w:p ns2:paraId="0000007E" ns2:textId="77777777" w:rsidR="00CB146C" w:rsidRPr="00262205" w:rsidRDefault="000F268C">
      <w:commentRangeStart w:id="19"/>
      <w:pPr>
        <w:tabs>
          <w:tab w:val="left" w:pos="180"/>
          <w:tab w:val="left" w:pos="630"/>
        </w:tabs>
        <w:spacing w:after="120" w:line="240" w:lineRule="auto"/>
        <w:ind w:right="-90"/>
        <w:jc w:val="both"/>
        <w:rPr>
          <w:sz w:val="20"/>
          <w:szCs w:val="20"/>
        </w:rPr>
      </w:pPr>
      <w:r>
        <w:rPr>
          <w:b/>
          <w:sz w:val="20"/>
          <w:szCs w:val="20"/>
        </w:rPr>
        <w:t xml:space="preserve">15.10	Applicable Law; Dispute Resolution.  This Agreement will be construed and enforced in all respects in accordance with the laws of the State of </w:t>
      </w:r>
      <w:del w:id="1246" w:author="Contracts.AI" w:date="2026-08-21T08:24:49Z">
        <w:r>
          <w:rPr>
            <w:b/>
            <w:sz w:val="20"/>
            <w:szCs w:val="20"/>
          </w:rPr>
          <w:delText xml:space="preserve">California, </w:delText>
        </w:r>
      </w:del>
      <w:ins w:id="1247" w:author="Contracts.AI" w:date="2026-08-21T08:24:49Z">
        <w:r>
          <w:rPr>
            <w:b/>
            <w:sz w:val="20"/>
            <w:szCs w:val="20"/>
          </w:rPr>
          <w:t xml:space="preserve">Ohio, </w:t>
        </w:r>
      </w:ins>
      <w:r>
        <w:rPr>
          <w:b/>
          <w:sz w:val="20"/>
          <w:szCs w:val="20"/>
        </w:rPr>
        <w:t xml:space="preserve">U.S.A., without reference to its choice of law rules.  </w:t>
      </w:r>
      <w:del w:id="1248" w:author="Contracts.AI" w:date="2026-08-21T08:24:49Z">
        <w:r>
          <w:rPr>
            <w:b/>
            <w:sz w:val="20"/>
            <w:szCs w:val="20"/>
          </w:rPr>
          <w:delText xml:space="preserve">Any </w:delText>
        </w:r>
      </w:del>
      <w:ins w:id="1249" w:author="Contracts.AI" w:date="2026-08-21T08:24:49Z">
        <w:r>
          <w:rPr>
            <w:b/>
            <w:sz w:val="20"/>
            <w:szCs w:val="20"/>
          </w:rPr>
          <w:t xml:space="preserve">The Parties shall first attempt to resolve any </w:t>
        </w:r>
      </w:ins>
      <w:r>
        <w:rPr>
          <w:b/>
          <w:sz w:val="20"/>
          <w:szCs w:val="20"/>
        </w:rPr>
        <w:t xml:space="preserve">dispute, controversy or claim arising under, out of or relating to this </w:t>
      </w:r>
      <w:del w:id="1250" w:author="Contracts.AI" w:date="2026-08-21T08:24:49Z">
        <w:r>
          <w:rPr>
            <w:b/>
            <w:sz w:val="20"/>
            <w:szCs w:val="20"/>
          </w:rPr>
          <w:delText xml:space="preserve">Agreement, will be finally determined by arbitration conducted by JAMS (or, if unavailable, then such other similar group that can provide former judges as arbiters) in accordance with the Rules of Arbitration </w:delText>
        </w:r>
      </w:del>
      <w:ins w:id="1251" w:author="Contracts.AI" w:date="2026-08-21T08:24:49Z">
        <w:r>
          <w:rPr>
            <w:b/>
            <w:sz w:val="20"/>
            <w:szCs w:val="20"/>
          </w:rPr>
          <w:t xml:space="preserve">Agreement through good-faith negotiation between senior executives </w:t>
        </w:r>
      </w:ins>
      <w:r>
        <w:rPr>
          <w:b/>
          <w:sz w:val="20"/>
          <w:szCs w:val="20"/>
        </w:rPr>
        <w:t xml:space="preserve">of the </w:t>
      </w:r>
      <w:del w:id="1252" w:author="Contracts.AI" w:date="2026-08-21T08:24:49Z">
        <w:r>
          <w:rPr>
            <w:b/>
            <w:sz w:val="20"/>
            <w:szCs w:val="20"/>
          </w:rPr>
          <w:delText xml:space="preserve">International Chamber of Commerce applicable to commercial disputes by a single arbiter who is (a) fluent in written and spoken English, the language governing this Agreement, and (b) skilled and experienced with cloud or internet services. The place of such arbitration will be in Santa Clara County, California, U.S.A.  The judgment of the arbitrator will be final, non-appealable (to the extent not inconsistent with applicable law) and binding upon </w:delText>
        </w:r>
      </w:del>
      <w:ins w:id="1253" w:author="Contracts.AI" w:date="2026-08-21T08:24:49Z">
        <w:r>
          <w:rPr>
            <w:b/>
            <w:sz w:val="20"/>
            <w:szCs w:val="20"/>
          </w:rPr>
          <w:t xml:space="preserve">Parties.  If </w:t>
        </w:r>
      </w:ins>
      <w:r>
        <w:rPr>
          <w:b/>
          <w:sz w:val="20"/>
          <w:szCs w:val="20"/>
        </w:rPr>
        <w:t xml:space="preserve">the Parties </w:t>
      </w:r>
      <w:del w:id="1254" w:author="Contracts.AI" w:date="2026-08-21T08:24:49Z">
        <w:r>
          <w:rPr>
            <w:b/>
            <w:sz w:val="20"/>
            <w:szCs w:val="20"/>
          </w:rPr>
          <w:delText xml:space="preserve">and </w:delText>
        </w:r>
      </w:del>
      <w:ins w:id="1255" w:author="Contracts.AI" w:date="2026-08-21T08:24:49Z">
        <w:r>
          <w:rPr>
            <w:b/>
            <w:sz w:val="20"/>
            <w:szCs w:val="20"/>
          </w:rPr>
          <w:t xml:space="preserve">do not resolve the dispute within thirty (30) days after a written request for such executive negotiations, either Party </w:t>
        </w:r>
      </w:ins>
      <w:r>
        <w:rPr>
          <w:b/>
          <w:sz w:val="20"/>
          <w:szCs w:val="20"/>
        </w:rPr>
        <w:t xml:space="preserve">may </w:t>
      </w:r>
      <w:del w:id="1256" w:author="Contracts.AI" w:date="2026-08-21T08:24:49Z">
        <w:r>
          <w:rPr>
            <w:b/>
            <w:sz w:val="20"/>
            <w:szCs w:val="20"/>
          </w:rPr>
          <w:delText xml:space="preserve">be entered </w:delText>
        </w:r>
      </w:del>
      <w:ins w:id="1257" w:author="Contracts.AI" w:date="2026-08-21T08:24:49Z">
        <w:r>
          <w:rPr>
            <w:b/>
            <w:sz w:val="20"/>
            <w:szCs w:val="20"/>
          </w:rPr>
          <w:t xml:space="preserve">pursue its remedies </w:t>
        </w:r>
      </w:ins>
      <w:r>
        <w:rPr>
          <w:b/>
          <w:sz w:val="20"/>
          <w:szCs w:val="20"/>
        </w:rPr>
        <w:t xml:space="preserve">in </w:t>
      </w:r>
      <w:del w:id="1258" w:author="Contracts.AI" w:date="2026-08-21T08:24:49Z">
        <w:r>
          <w:rPr>
            <w:b/>
            <w:sz w:val="20"/>
            <w:szCs w:val="20"/>
          </w:rPr>
          <w:delText xml:space="preserve">any </w:delText>
        </w:r>
      </w:del>
      <w:ins w:id="1259" w:author="Contracts.AI" w:date="2026-08-21T08:24:49Z">
        <w:r>
          <w:rPr>
            <w:b/>
            <w:sz w:val="20"/>
            <w:szCs w:val="20"/>
          </w:rPr>
          <w:t xml:space="preserve">a </w:t>
        </w:r>
      </w:ins>
      <w:r>
        <w:rPr>
          <w:b/>
          <w:sz w:val="20"/>
          <w:szCs w:val="20"/>
        </w:rPr>
        <w:t xml:space="preserve">court of competent jurisdiction.  </w:t>
      </w:r>
      <w:ins w:id="1260" w:author="Contracts.AI" w:date="2026-08-21T08:24:49Z">
        <w:r>
          <w:rPr>
            <w:b/>
            <w:sz w:val="20"/>
            <w:szCs w:val="20"/>
          </w:rPr>
          <w:t xml:space="preserve">The Parties submit to the exclusive jurisdiction of the state and federal courts located in Ohio for any such action, and each Party waives any objection based on venue or forum non conveniens.  </w:t>
        </w:r>
      </w:ins>
      <w:r>
        <w:rPr>
          <w:b/>
          <w:sz w:val="20"/>
          <w:szCs w:val="20"/>
        </w:rPr>
        <w:t xml:space="preserve">The foregoing does not limit or restrict either Party from seeking injunctive or other equitable relief from a court of competent jurisdiction.</w:t>
      </w:r>
      <w:commentRangeEnd w:id="19"/>
      <w:r>
        <w:rPr>
          <w:rStyle w:val="CommentReference"/>
        </w:rPr>
        <w:commentReference w:id="19"/>
      </w:r>
    </w:p>
    <w:p ns2:paraId="0000007F" ns2:textId="77777777" w:rsidR="00CB146C" w:rsidRPr="00262205" w:rsidRDefault="000F268C">
      <w:pPr>
        <w:tabs>
          <w:tab w:val="left" w:pos="180"/>
          <w:tab w:val="left" w:pos="630"/>
        </w:tabs>
        <w:spacing w:after="120" w:line="240" w:lineRule="auto"/>
        <w:ind w:right="-90"/>
        <w:jc w:val="both"/>
        <w:rPr>
          <w:b/>
          <w:sz w:val="20"/>
          <w:szCs w:val="20"/>
        </w:rPr>
      </w:pPr>
      <w:r w:rsidRPr="00262205">
        <w:rPr>
          <w:b/>
          <w:sz w:val="20"/>
          <w:szCs w:val="20"/>
        </w:rPr>
        <w:t>15.11</w:t>
      </w:r>
      <w:r w:rsidRPr="00262205">
        <w:rPr>
          <w:b/>
          <w:sz w:val="20"/>
          <w:szCs w:val="20"/>
        </w:rPr>
        <w:tab/>
        <w:t xml:space="preserve">Third-Party Beneficiaries.  </w:t>
      </w:r>
      <w:r w:rsidRPr="00262205">
        <w:rPr>
          <w:sz w:val="20"/>
          <w:szCs w:val="20"/>
        </w:rPr>
        <w:t>Nothing in this Agreement shall confer, or is intended to confer, on any third party any benefit or the right to enforce any term of this Agreement.</w:t>
      </w:r>
    </w:p>
    <w:p ns2:paraId="00000082" ns2:textId="5AD130E4" w:rsidR="00CB146C" w:rsidRPr="00262205" w:rsidRDefault="000F268C">
      <w:pPr>
        <w:tabs>
          <w:tab w:val="left" w:pos="180"/>
          <w:tab w:val="left" w:pos="630"/>
        </w:tabs>
        <w:spacing w:after="120" w:line="240" w:lineRule="auto"/>
        <w:ind w:right="-90"/>
        <w:jc w:val="both"/>
        <w:rPr>
          <w:b/>
          <w:sz w:val="20"/>
          <w:szCs w:val="20"/>
        </w:rPr>
      </w:pPr>
      <w:r w:rsidRPr="00262205">
        <w:rPr>
          <w:b/>
          <w:sz w:val="20"/>
          <w:szCs w:val="20"/>
        </w:rPr>
        <w:lastRenderedPageBreak/>
        <w:t>15.12</w:t>
      </w:r>
      <w:r w:rsidRPr="00262205">
        <w:rPr>
          <w:b/>
          <w:sz w:val="20"/>
          <w:szCs w:val="20"/>
        </w:rPr>
        <w:tab/>
        <w:t xml:space="preserve">Force Majeure.  </w:t>
      </w:r>
      <w:r w:rsidRPr="00262205">
        <w:rPr>
          <w:sz w:val="20"/>
          <w:szCs w:val="20"/>
        </w:rPr>
        <w:t>In the event that a Party is prevented or restricted from performing, is unable to perform, or is delayed in performing any of its obligations under this Agreement due to any cause beyond the reasonable control of such Party (including, without limitation, war, terrorism, fire, earthquake, flood, hurricane, riots, acts of God, epidemics/pandemics, extraordinary governmental action, labor union strikes, internet service provider failures or delays, denial of service attacks, or other similar causes) (“</w:t>
      </w:r>
      <w:r w:rsidRPr="00262205">
        <w:rPr>
          <w:b/>
          <w:sz w:val="20"/>
          <w:szCs w:val="20"/>
        </w:rPr>
        <w:t>Force Majeure Event</w:t>
      </w:r>
      <w:r w:rsidRPr="00262205">
        <w:rPr>
          <w:sz w:val="20"/>
          <w:szCs w:val="20"/>
        </w:rPr>
        <w:t>”) the affected Party’s performance will be excused and the time for performance will be extended for the period of delay or inability to perform due to such Force Majeure Event.  A Force Majeure Event does not relieve a Party from its payment obligations under the Agreement. </w:t>
      </w:r>
      <w:r w:rsidR="005D625E" w:rsidRPr="00262205">
        <w:rPr>
          <w:sz w:val="20"/>
          <w:szCs w:val="20"/>
        </w:rPr>
        <w:t>The affected Party agrees to use commercially reasonable efforts to address and mitigate the impact of such Force Majeure Event and continue performance to the extent reasonably possible under the circumstances. For the avoidance of doubt, Customer understands that the Box Service may not be provided in countries listed on the Office of Foreign Assets Control sanction list and that Customer’s access to the Box Service may be restricted in such countries and such prohibitions shall not constitute a Force Majeure Event. </w:t>
      </w:r>
      <w:bookmarkStart w:id="4" w:name="_heading=h.2et92p0" w:colFirst="0" w:colLast="0"/>
      <w:bookmarkEnd w:id="4"/>
    </w:p>
    <w:p ns2:paraId="00000083" ns2:textId="6526ECEF" w:rsidR="00CB146C" w:rsidRDefault="000F268C" w:rsidP="00271378">
      <w:pPr>
        <w:keepNext/>
        <w:tabs>
          <w:tab w:val="left" w:pos="180"/>
          <w:tab w:val="left" w:pos="630"/>
        </w:tabs>
        <w:spacing w:after="120" w:line="240" w:lineRule="auto"/>
        <w:ind w:right="-86"/>
        <w:jc w:val="both"/>
        <w:rPr>
          <w:sz w:val="20"/>
          <w:szCs w:val="20"/>
        </w:rPr>
      </w:pPr>
      <w:r w:rsidRPr="00262205">
        <w:rPr>
          <w:b/>
          <w:sz w:val="20"/>
          <w:szCs w:val="20"/>
        </w:rPr>
        <w:t>15.13</w:t>
      </w:r>
      <w:r w:rsidRPr="00262205">
        <w:rPr>
          <w:b/>
          <w:sz w:val="20"/>
          <w:szCs w:val="20"/>
        </w:rPr>
        <w:tab/>
        <w:t xml:space="preserve">Government Users.  </w:t>
      </w:r>
      <w:r w:rsidRPr="00262205">
        <w:rPr>
          <w:sz w:val="20"/>
          <w:szCs w:val="20"/>
        </w:rPr>
        <w:t xml:space="preserve">If Customer is a U.S. government entity or if this Agreement otherwise becomes subject to the Federal Acquisition Regulations (FAR), Customer acknowledges that elements of the Box Service constitute software and documentation and are provided as “Commercial Items” as defined at 48 C.F.R. 2.101, and are being licensed to U.S. government User as commercial computer software subject to the restricted rights described in 48 C.F.R. 2.101 and 12.212. </w:t>
      </w:r>
    </w:p>
    <w:p ns2:paraId="4091E5E0" ns2:textId="243E440C" w:rsidR="00DB54AC" w:rsidRDefault="004C0767" w:rsidP="004C0767">
      <w:commentRangeStart w:id="20"/>
      <w:pPr>
        <w:keepNext/>
        <w:tabs>
          <w:tab w:val="left" w:pos="180"/>
          <w:tab w:val="left" w:pos="630"/>
        </w:tabs>
        <w:spacing w:after="0" w:line="240" w:lineRule="auto"/>
        <w:ind w:right="-90"/>
        <w:jc w:val="both"/>
        <w:rPr>
          <w:color w:val="000000"/>
          <w:sz w:val="20"/>
          <w:szCs w:val="20"/>
        </w:rPr>
      </w:pPr>
      <w:r>
        <w:rPr>
          <w:b/>
          <w:sz w:val="20"/>
          <w:szCs w:val="20"/>
        </w:rPr>
        <w:t xml:space="preserve">15.14	Updates. Box </w:t>
      </w:r>
      <w:del w:id="1261" w:author="Contracts.AI" w:date="2026-08-21T08:24:49Z">
        <w:r>
          <w:rPr>
            <w:b/>
            <w:sz w:val="20"/>
            <w:szCs w:val="20"/>
          </w:rPr>
          <w:delText xml:space="preserve">reserves the right to make updates to </w:delText>
        </w:r>
      </w:del>
      <w:ins w:id="1262" w:author="Contracts.AI" w:date="2026-08-21T08:24:49Z">
        <w:r>
          <w:rPr>
            <w:b/>
            <w:sz w:val="20"/>
            <w:szCs w:val="20"/>
          </w:rPr>
          <w:t xml:space="preserve">may update </w:t>
        </w:r>
      </w:ins>
      <w:r>
        <w:rPr>
          <w:b/>
          <w:sz w:val="20"/>
          <w:szCs w:val="20"/>
        </w:rPr>
        <w:t xml:space="preserve">the main body of this Agreement or </w:t>
      </w:r>
      <w:ins w:id="1263" w:author="Contracts.AI" w:date="2026-08-21T08:24:49Z">
        <w:r>
          <w:rPr>
            <w:b/>
            <w:sz w:val="20"/>
            <w:szCs w:val="20"/>
          </w:rPr>
          <w:t xml:space="preserve">any </w:t>
        </w:r>
      </w:ins>
      <w:r>
        <w:rPr>
          <w:b/>
          <w:sz w:val="20"/>
          <w:szCs w:val="20"/>
        </w:rPr>
        <w:t xml:space="preserve">exhibits or documents incorporated </w:t>
      </w:r>
      <w:del w:id="1264" w:author="Contracts.AI" w:date="2026-08-21T08:24:49Z">
        <w:r>
          <w:rPr>
            <w:b/>
            <w:sz w:val="20"/>
            <w:szCs w:val="20"/>
          </w:rPr>
          <w:delText xml:space="preserve">therein.  Changes </w:delText>
        </w:r>
      </w:del>
      <w:ins w:id="1265" w:author="Contracts.AI" w:date="2026-08-21T08:24:49Z">
        <w:r>
          <w:rPr>
            <w:b/>
            <w:sz w:val="20"/>
            <w:szCs w:val="20"/>
          </w:rPr>
          <w:t xml:space="preserve">herein; provided that (a) any updates </w:t>
        </w:r>
      </w:ins>
      <w:r>
        <w:rPr>
          <w:b/>
          <w:sz w:val="20"/>
          <w:szCs w:val="20"/>
        </w:rPr>
        <w:t xml:space="preserve">to the main body of this Agreement shall take effect upon Customer's next renewal or purchase of an additional Box Service </w:t>
      </w:r>
      <w:del w:id="1266" w:author="Contracts.AI" w:date="2026-08-21T08:24:49Z">
        <w:r>
          <w:rPr>
            <w:b/>
            <w:sz w:val="20"/>
            <w:szCs w:val="20"/>
          </w:rPr>
          <w:delText xml:space="preserve">Subscription.  Any </w:delText>
        </w:r>
      </w:del>
      <w:ins w:id="1267" w:author="Contracts.AI" w:date="2026-08-21T08:24:49Z">
        <w:r>
          <w:rPr>
            <w:b/>
            <w:sz w:val="20"/>
            <w:szCs w:val="20"/>
          </w:rPr>
          <w:t xml:space="preserve">Subscription, and (b) any </w:t>
        </w:r>
      </w:ins>
      <w:r>
        <w:rPr>
          <w:b/>
          <w:sz w:val="20"/>
          <w:szCs w:val="20"/>
        </w:rPr>
        <w:t xml:space="preserve">other </w:t>
      </w:r>
      <w:del w:id="1268" w:author="Contracts.AI" w:date="2026-08-21T08:24:49Z">
        <w:r>
          <w:rPr>
            <w:b/>
            <w:sz w:val="20"/>
            <w:szCs w:val="20"/>
          </w:rPr>
          <w:delText xml:space="preserve">changes </w:delText>
        </w:r>
      </w:del>
      <w:ins w:id="1269" w:author="Contracts.AI" w:date="2026-08-21T08:24:49Z">
        <w:r>
          <w:rPr>
            <w:b/>
            <w:sz w:val="20"/>
            <w:szCs w:val="20"/>
          </w:rPr>
          <w:t xml:space="preserve">updates </w:t>
        </w:r>
      </w:ins>
      <w:r>
        <w:rPr>
          <w:b/>
          <w:sz w:val="20"/>
          <w:szCs w:val="20"/>
        </w:rPr>
        <w:t xml:space="preserve">shall take effect </w:t>
      </w:r>
      <w:ins w:id="1270" w:author="Contracts.AI" w:date="2026-08-21T08:24:49Z">
        <w:r>
          <w:rPr>
            <w:b/>
            <w:sz w:val="20"/>
            <w:szCs w:val="20"/>
          </w:rPr>
          <w:t xml:space="preserve">only </w:t>
        </w:r>
      </w:ins>
      <w:r>
        <w:rPr>
          <w:b/>
          <w:sz w:val="20"/>
          <w:szCs w:val="20"/>
        </w:rPr>
        <w:t xml:space="preserve">as notified to Customer by </w:t>
      </w:r>
      <w:del w:id="1271" w:author="Contracts.AI" w:date="2026-08-21T08:24:49Z">
        <w:r>
          <w:rPr>
            <w:b/>
            <w:sz w:val="20"/>
            <w:szCs w:val="20"/>
          </w:rPr>
          <w:delText xml:space="preserve">Box.  </w:delText>
        </w:r>
      </w:del>
      <w:ins w:id="1272" w:author="Contracts.AI" w:date="2026-08-21T08:24:49Z">
        <w:r>
          <w:rPr>
            <w:b/>
            <w:sz w:val="20"/>
            <w:szCs w:val="20"/>
          </w:rPr>
          <w:t xml:space="preserve">Box. </w:t>
        </w:r>
      </w:ins>
      <w:r>
        <w:rPr>
          <w:b/>
          <w:sz w:val="20"/>
          <w:szCs w:val="20"/>
        </w:rPr>
        <w:t xml:space="preserve">For the avoidance of doubt, </w:t>
      </w:r>
      <w:ins w:id="1273" w:author="Contracts.AI" w:date="2026-08-21T08:24:49Z">
        <w:r>
          <w:rPr>
            <w:b/>
            <w:sz w:val="20"/>
            <w:szCs w:val="20"/>
          </w:rPr>
          <w:t xml:space="preserve">Box shall not materially decrease the core functionality of the Box Service during the then-current subscription period, as measured against the Documentation in effect as of the Effective Date.
Box shall provide Customer at least ninety (90) days' prior notice of any material change to the Box Service or this Agreement, and if </w:t>
        </w:r>
      </w:ins>
      <w:r>
        <w:rPr>
          <w:b/>
          <w:sz w:val="20"/>
          <w:szCs w:val="20"/>
        </w:rPr>
        <w:t xml:space="preserve">any such change </w:t>
      </w:r>
      <w:del w:id="1274" w:author="Contracts.AI" w:date="2026-08-21T08:24:49Z">
        <w:r>
          <w:rPr>
            <w:b/>
            <w:sz w:val="20"/>
            <w:szCs w:val="20"/>
          </w:rPr>
          <w:delText xml:space="preserve">will not </w:delText>
        </w:r>
      </w:del>
      <w:ins w:id="1275" w:author="Contracts.AI" w:date="2026-08-21T08:24:49Z">
        <w:r>
          <w:rPr>
            <w:b/>
            <w:sz w:val="20"/>
            <w:szCs w:val="20"/>
          </w:rPr>
          <w:t xml:space="preserve">is </w:t>
        </w:r>
      </w:ins>
      <w:r>
        <w:rPr>
          <w:b/>
          <w:sz w:val="20"/>
          <w:szCs w:val="20"/>
        </w:rPr>
        <w:t xml:space="preserve">materially </w:t>
      </w:r>
      <w:del w:id="1276" w:author="Contracts.AI" w:date="2026-08-21T08:24:49Z">
        <w:r>
          <w:rPr>
            <w:b/>
            <w:sz w:val="20"/>
            <w:szCs w:val="20"/>
          </w:rPr>
          <w:delText xml:space="preserve">diminish </w:delText>
        </w:r>
      </w:del>
      <w:ins w:id="1277" w:author="Contracts.AI" w:date="2026-08-21T08:24:49Z">
        <w:r>
          <w:rPr>
            <w:b/>
            <w:sz w:val="20"/>
            <w:szCs w:val="20"/>
          </w:rPr>
          <w:t xml:space="preserve">adverse to Customer, Customer may terminate the affected Box Service Subscription without penalty by providing notice to Box prior to the effective date of the change, and Box shall refund Customer a pro-rata portion of </w:t>
        </w:r>
      </w:ins>
      <w:r>
        <w:rPr>
          <w:b/>
          <w:sz w:val="20"/>
          <w:szCs w:val="20"/>
        </w:rPr>
        <w:t xml:space="preserve">any </w:t>
      </w:r>
      <w:del w:id="1278" w:author="Contracts.AI" w:date="2026-08-21T08:24:49Z">
        <w:r>
          <w:rPr>
            <w:b/>
            <w:sz w:val="20"/>
            <w:szCs w:val="20"/>
          </w:rPr>
          <w:delText xml:space="preserve">right or product functionality during </w:delText>
        </w:r>
      </w:del>
      <w:ins w:id="1279" w:author="Contracts.AI" w:date="2026-08-21T08:24:49Z">
        <w:r>
          <w:rPr>
            <w:b/>
            <w:sz w:val="20"/>
            <w:szCs w:val="20"/>
          </w:rPr>
          <w:t xml:space="preserve">prepaid fees for </w:t>
        </w:r>
      </w:ins>
      <w:r>
        <w:rPr>
          <w:b/>
          <w:sz w:val="20"/>
          <w:szCs w:val="20"/>
        </w:rPr>
        <w:t xml:space="preserve">the </w:t>
      </w:r>
      <w:del w:id="1280" w:author="Contracts.AI" w:date="2026-08-21T08:24:49Z">
        <w:r>
          <w:rPr>
            <w:b/>
            <w:sz w:val="20"/>
            <w:szCs w:val="20"/>
          </w:rPr>
          <w:delText xml:space="preserve">then current subscription period.  However, in </w:delText>
        </w:r>
      </w:del>
      <w:ins w:id="1281" w:author="Contracts.AI" w:date="2026-08-21T08:24:49Z">
        <w:r>
          <w:rPr>
            <w:b/>
            <w:sz w:val="20"/>
            <w:szCs w:val="20"/>
          </w:rPr>
          <w:t xml:space="preserve">terminated portion of </w:t>
        </w:r>
      </w:ins>
      <w:r>
        <w:rPr>
          <w:b/>
          <w:sz w:val="20"/>
          <w:szCs w:val="20"/>
        </w:rPr>
        <w:t xml:space="preserve">the </w:t>
      </w:r>
      <w:del w:id="1282" w:author="Contracts.AI" w:date="2026-08-21T08:24:49Z">
        <w:r>
          <w:rPr>
            <w:b/>
            <w:sz w:val="20"/>
            <w:szCs w:val="20"/>
          </w:rPr>
          <w:delText xml:space="preserve">event of </w:delText>
        </w:r>
      </w:del>
      <w:ins w:id="1283" w:author="Contracts.AI" w:date="2026-08-21T08:24:49Z">
        <w:r>
          <w:rPr>
            <w:b/>
            <w:sz w:val="20"/>
            <w:szCs w:val="20"/>
          </w:rPr>
          <w:t xml:space="preserve">Subscription Term.
Notwithstanding the foregoing, where </w:t>
        </w:r>
      </w:ins>
      <w:r>
        <w:rPr>
          <w:b/>
          <w:sz w:val="20"/>
          <w:szCs w:val="20"/>
        </w:rPr>
        <w:t xml:space="preserve">a change of law applicable to the provisioning of the Box Service (including </w:t>
      </w:r>
      <w:del w:id="1284" w:author="Contracts.AI" w:date="2026-08-21T08:24:49Z">
        <w:r>
          <w:rPr>
            <w:b/>
            <w:sz w:val="20"/>
            <w:szCs w:val="20"/>
          </w:rPr>
          <w:delText xml:space="preserve">but not limited to </w:delText>
        </w:r>
      </w:del>
      <w:r>
        <w:rPr>
          <w:b/>
          <w:sz w:val="20"/>
          <w:szCs w:val="20"/>
        </w:rPr>
        <w:t xml:space="preserve">regulatory and policy changes, standards and/or caselaw) </w:t>
      </w:r>
      <w:del w:id="1285" w:author="Contracts.AI" w:date="2026-08-21T08:24:49Z">
        <w:r>
          <w:rPr>
            <w:b/>
            <w:sz w:val="20"/>
            <w:szCs w:val="20"/>
          </w:rPr>
          <w:delText xml:space="preserve">or a change or addition of a new Box feature or offering that may be provided subject to additional terms, Box may make updates </w:delText>
        </w:r>
      </w:del>
      <w:ins w:id="1286" w:author="Contracts.AI" w:date="2026-08-21T08:24:49Z">
        <w:r>
          <w:rPr>
            <w:b/>
            <w:sz w:val="20"/>
            <w:szCs w:val="20"/>
          </w:rPr>
          <w:t xml:space="preserve">requires an update </w:t>
        </w:r>
      </w:ins>
      <w:r>
        <w:rPr>
          <w:b/>
          <w:sz w:val="20"/>
          <w:szCs w:val="20"/>
        </w:rPr>
        <w:t xml:space="preserve">to this Agreement </w:t>
      </w:r>
      <w:del w:id="1287" w:author="Contracts.AI" w:date="2026-08-21T08:24:49Z">
        <w:r>
          <w:rPr>
            <w:b/>
            <w:sz w:val="20"/>
            <w:szCs w:val="20"/>
          </w:rPr>
          <w:delText xml:space="preserve">and any exhibits </w:delText>
        </w:r>
      </w:del>
      <w:r>
        <w:rPr>
          <w:b/>
          <w:sz w:val="20"/>
          <w:szCs w:val="20"/>
        </w:rPr>
        <w:t xml:space="preserve">or </w:t>
      </w:r>
      <w:del w:id="1288" w:author="Contracts.AI" w:date="2026-08-21T08:24:49Z">
        <w:r>
          <w:rPr>
            <w:b/>
            <w:sz w:val="20"/>
            <w:szCs w:val="20"/>
          </w:rPr>
          <w:delText xml:space="preserve">addenda attached and/or incorporated by a link herein </w:delText>
        </w:r>
      </w:del>
      <w:ins w:id="1289" w:author="Contracts.AI" w:date="2026-08-21T08:24:49Z">
        <w:r>
          <w:rPr>
            <w:b/>
            <w:sz w:val="20"/>
            <w:szCs w:val="20"/>
          </w:rPr>
          <w:t xml:space="preserve">the Box Service, Box may implement such update </w:t>
        </w:r>
      </w:ins>
      <w:r>
        <w:rPr>
          <w:b/>
          <w:sz w:val="20"/>
          <w:szCs w:val="20"/>
        </w:rPr>
        <w:t xml:space="preserve">with </w:t>
      </w:r>
      <w:del w:id="1290" w:author="Contracts.AI" w:date="2026-08-21T08:24:49Z">
        <w:r>
          <w:rPr>
            <w:b/>
            <w:sz w:val="20"/>
            <w:szCs w:val="20"/>
          </w:rPr>
          <w:delText xml:space="preserve">immediate effect as required </w:delText>
        </w:r>
      </w:del>
      <w:ins w:id="1291" w:author="Contracts.AI" w:date="2026-08-21T08:24:49Z">
        <w:r>
          <w:rPr>
            <w:b/>
            <w:sz w:val="20"/>
            <w:szCs w:val="20"/>
          </w:rPr>
          <w:t xml:space="preserve">the minimum changes necessary to comply with such law </w:t>
        </w:r>
      </w:ins>
      <w:r>
        <w:rPr>
          <w:b/>
          <w:sz w:val="20"/>
          <w:szCs w:val="20"/>
        </w:rPr>
        <w:t xml:space="preserve">upon at least thirty (30) days' prior notice delivered by e-mail or via the Admin </w:t>
      </w:r>
      <w:del w:id="1292" w:author="Contracts.AI" w:date="2026-08-21T08:24:49Z">
        <w:r>
          <w:rPr>
            <w:b/>
            <w:sz w:val="20"/>
            <w:szCs w:val="20"/>
          </w:rPr>
          <w:delText xml:space="preserve">Console. </w:delText>
        </w:r>
      </w:del>
      <w:ins w:id="1293" w:author="Contracts.AI" w:date="2026-08-21T08:24:49Z">
        <w:r>
          <w:rPr>
            <w:b/>
            <w:sz w:val="20"/>
            <w:szCs w:val="20"/>
          </w:rPr>
          <w:t xml:space="preserve">Console (or, if legally required sooner, as soon as practicable). If </w:t>
        </w:r>
      </w:ins>
      <w:r>
        <w:rPr>
          <w:b/>
          <w:sz w:val="20"/>
          <w:szCs w:val="20"/>
        </w:rPr>
        <w:t xml:space="preserve">Customer </w:t>
      </w:r>
      <w:del w:id="1294" w:author="Contracts.AI" w:date="2026-08-21T08:24:49Z">
        <w:r>
          <w:rPr>
            <w:b/>
            <w:sz w:val="20"/>
            <w:szCs w:val="20"/>
          </w:rPr>
          <w:delText xml:space="preserve">may object </w:delText>
        </w:r>
      </w:del>
      <w:ins w:id="1295" w:author="Contracts.AI" w:date="2026-08-21T08:24:49Z">
        <w:r>
          <w:rPr>
            <w:b/>
            <w:sz w:val="20"/>
            <w:szCs w:val="20"/>
          </w:rPr>
          <w:t xml:space="preserve">reasonably objects </w:t>
        </w:r>
      </w:ins>
      <w:r>
        <w:rPr>
          <w:b/>
          <w:sz w:val="20"/>
          <w:szCs w:val="20"/>
        </w:rPr>
        <w:t xml:space="preserve">to </w:t>
      </w:r>
      <w:del w:id="1296" w:author="Contracts.AI" w:date="2026-08-21T08:24:49Z">
        <w:r>
          <w:rPr>
            <w:b/>
            <w:sz w:val="20"/>
            <w:szCs w:val="20"/>
          </w:rPr>
          <w:delText xml:space="preserve">these changes before </w:delText>
        </w:r>
      </w:del>
      <w:ins w:id="1297" w:author="Contracts.AI" w:date="2026-08-21T08:24:49Z">
        <w:r>
          <w:rPr>
            <w:b/>
            <w:sz w:val="20"/>
            <w:szCs w:val="20"/>
          </w:rPr>
          <w:t xml:space="preserve">such update, </w:t>
        </w:r>
      </w:ins>
      <w:r>
        <w:rPr>
          <w:b/>
          <w:sz w:val="20"/>
          <w:szCs w:val="20"/>
        </w:rPr>
        <w:t xml:space="preserve">the </w:t>
      </w:r>
      <w:del w:id="1298" w:author="Contracts.AI" w:date="2026-08-21T08:24:49Z">
        <w:r>
          <w:rPr>
            <w:b/>
            <w:sz w:val="20"/>
            <w:szCs w:val="20"/>
          </w:rPr>
          <w:delText xml:space="preserve">end of the notice period, and Box and Customer </w:delText>
        </w:r>
      </w:del>
      <w:ins w:id="1299" w:author="Contracts.AI" w:date="2026-08-21T08:24:49Z">
        <w:r>
          <w:rPr>
            <w:b/>
            <w:sz w:val="20"/>
            <w:szCs w:val="20"/>
          </w:rPr>
          <w:t xml:space="preserve">Parties </w:t>
        </w:r>
      </w:ins>
      <w:r>
        <w:rPr>
          <w:b/>
          <w:sz w:val="20"/>
          <w:szCs w:val="20"/>
        </w:rPr>
        <w:t xml:space="preserve">will negotiate in good faith to amend this Agreement to permit them to continue their contractual relationship in compliance with </w:t>
      </w:r>
      <w:del w:id="1300" w:author="Contracts.AI" w:date="2026-08-21T08:24:49Z">
        <w:r>
          <w:rPr>
            <w:b/>
            <w:sz w:val="20"/>
            <w:szCs w:val="20"/>
          </w:rPr>
          <w:delText xml:space="preserve">any such amended requirements. However, if Box and Customer </w:delText>
        </w:r>
      </w:del>
      <w:ins w:id="1301" w:author="Contracts.AI" w:date="2026-08-21T08:24:49Z">
        <w:r>
          <w:rPr>
            <w:b/>
            <w:sz w:val="20"/>
            <w:szCs w:val="20"/>
          </w:rPr>
          <w:t xml:space="preserve">applicable law. If the Parties </w:t>
        </w:r>
      </w:ins>
      <w:r>
        <w:rPr>
          <w:b/>
          <w:sz w:val="20"/>
          <w:szCs w:val="20"/>
        </w:rPr>
        <w:t xml:space="preserve">are </w:t>
      </w:r>
      <w:del w:id="1302" w:author="Contracts.AI" w:date="2026-08-21T08:24:49Z">
        <w:r>
          <w:rPr>
            <w:b/>
            <w:sz w:val="20"/>
            <w:szCs w:val="20"/>
          </w:rPr>
          <w:delText xml:space="preserve">not able, </w:delText>
        </w:r>
      </w:del>
      <w:ins w:id="1303" w:author="Contracts.AI" w:date="2026-08-21T08:24:49Z">
        <w:r>
          <w:rPr>
            <w:b/>
            <w:sz w:val="20"/>
            <w:szCs w:val="20"/>
          </w:rPr>
          <w:t xml:space="preserve">unable, </w:t>
        </w:r>
      </w:ins>
      <w:r>
        <w:rPr>
          <w:b/>
          <w:sz w:val="20"/>
          <w:szCs w:val="20"/>
        </w:rPr>
        <w:t xml:space="preserve">after negotiating in good faith, to reach agreement on a required amendment, </w:t>
      </w:r>
      <w:ins w:id="1304" w:author="Contracts.AI" w:date="2026-08-21T08:24:49Z">
        <w:r>
          <w:rPr>
            <w:b/>
            <w:sz w:val="20"/>
            <w:szCs w:val="20"/>
          </w:rPr>
          <w:t xml:space="preserve">then (i) </w:t>
        </w:r>
      </w:ins>
      <w:r>
        <w:rPr>
          <w:b/>
          <w:sz w:val="20"/>
          <w:szCs w:val="20"/>
        </w:rPr>
        <w:t xml:space="preserve">Customer may </w:t>
      </w:r>
      <w:del w:id="1305" w:author="Contracts.AI" w:date="2026-08-21T08:24:49Z">
        <w:r>
          <w:rPr>
            <w:b/>
            <w:sz w:val="20"/>
            <w:szCs w:val="20"/>
          </w:rPr>
          <w:delText xml:space="preserve">be precluded from using any such feature </w:delText>
        </w:r>
      </w:del>
      <w:ins w:id="1306" w:author="Contracts.AI" w:date="2026-08-21T08:24:49Z">
        <w:r>
          <w:rPr>
            <w:b/>
            <w:sz w:val="20"/>
            <w:szCs w:val="20"/>
          </w:rPr>
          <w:t xml:space="preserve">terminate the affected Box Service Subscription without penalty and receive a pro-rata refund of prepaid fees for the terminated portion of the Subscription Term, and (ii) Box may suspend </w:t>
        </w:r>
      </w:ins>
      <w:r>
        <w:rPr>
          <w:b/>
          <w:sz w:val="20"/>
          <w:szCs w:val="20"/>
        </w:rPr>
        <w:t xml:space="preserve">or </w:t>
      </w:r>
      <w:del w:id="1307" w:author="Contracts.AI" w:date="2026-08-21T08:24:49Z">
        <w:r>
          <w:rPr>
            <w:b/>
            <w:sz w:val="20"/>
            <w:szCs w:val="20"/>
          </w:rPr>
          <w:delText xml:space="preserve">offering </w:delText>
        </w:r>
      </w:del>
      <w:ins w:id="1308" w:author="Contracts.AI" w:date="2026-08-21T08:24:49Z">
        <w:r>
          <w:rPr>
            <w:b/>
            <w:sz w:val="20"/>
            <w:szCs w:val="20"/>
          </w:rPr>
          <w:t xml:space="preserve">limit only the portion </w:t>
        </w:r>
      </w:ins>
      <w:r>
        <w:rPr>
          <w:b/>
          <w:sz w:val="20"/>
          <w:szCs w:val="20"/>
        </w:rPr>
        <w:t xml:space="preserve">of the Box Service </w:t>
      </w:r>
      <w:ins w:id="1309" w:author="Contracts.AI" w:date="2026-08-21T08:24:49Z">
        <w:r>
          <w:rPr>
            <w:b/>
            <w:sz w:val="20"/>
            <w:szCs w:val="20"/>
          </w:rPr>
          <w:t xml:space="preserve">necessary to comply with the applicable law during the remainder of the then-current subscription period; provided that Box shall not terminate the Agreement or any Box Service Subscription for Customer's objection to such update except as part of Customer's election to terminate under this Section 15.14.
If Box introduces a new feature or offering that is provided </w:t>
        </w:r>
      </w:ins>
      <w:r>
        <w:rPr>
          <w:b/>
          <w:sz w:val="20"/>
          <w:szCs w:val="20"/>
        </w:rPr>
        <w:t xml:space="preserve">subject to </w:t>
      </w:r>
      <w:del w:id="1310" w:author="Contracts.AI" w:date="2026-08-21T08:24:49Z">
        <w:r>
          <w:rPr>
            <w:b/>
            <w:sz w:val="20"/>
            <w:szCs w:val="20"/>
          </w:rPr>
          <w:delText xml:space="preserve">the </w:delText>
        </w:r>
      </w:del>
      <w:ins w:id="1311" w:author="Contracts.AI" w:date="2026-08-21T08:24:49Z">
        <w:r>
          <w:rPr>
            <w:b/>
            <w:sz w:val="20"/>
            <w:szCs w:val="20"/>
          </w:rPr>
          <w:t xml:space="preserve">additional terms, Customer's use of such new feature or offering shall be optional and subject to Customer's acceptance of such </w:t>
        </w:r>
      </w:ins>
      <w:r>
        <w:rPr>
          <w:b/>
          <w:sz w:val="20"/>
          <w:szCs w:val="20"/>
        </w:rPr>
        <w:t xml:space="preserve">additional terms, and </w:t>
      </w:r>
      <w:ins w:id="1312" w:author="Contracts.AI" w:date="2026-08-21T08:24:49Z">
        <w:r>
          <w:rPr>
            <w:b/>
            <w:sz w:val="20"/>
            <w:szCs w:val="20"/>
          </w:rPr>
          <w:t xml:space="preserve">Customer's non-acceptance shall not reduce the core functionality of the </w:t>
        </w:r>
      </w:ins>
      <w:r>
        <w:rPr>
          <w:b/>
          <w:sz w:val="20"/>
          <w:szCs w:val="20"/>
        </w:rPr>
        <w:t xml:space="preserve">Box </w:t>
      </w:r>
      <w:del w:id="1313" w:author="Contracts.AI" w:date="2026-08-21T08:24:49Z">
        <w:r>
          <w:rPr>
            <w:b/>
            <w:sz w:val="20"/>
            <w:szCs w:val="20"/>
          </w:rPr>
          <w:delText xml:space="preserve">may terminate the Agreement </w:delText>
        </w:r>
      </w:del>
      <w:ins w:id="1314" w:author="Contracts.AI" w:date="2026-08-21T08:24:49Z">
        <w:r>
          <w:rPr>
            <w:b/>
            <w:sz w:val="20"/>
            <w:szCs w:val="20"/>
          </w:rPr>
          <w:t xml:space="preserve">Service included </w:t>
        </w:r>
      </w:ins>
      <w:r>
        <w:rPr>
          <w:b/>
          <w:sz w:val="20"/>
          <w:szCs w:val="20"/>
        </w:rPr>
        <w:t xml:space="preserve">in </w:t>
      </w:r>
      <w:del w:id="1315" w:author="Contracts.AI" w:date="2026-08-21T08:24:49Z">
        <w:r>
          <w:rPr>
            <w:b/>
            <w:sz w:val="20"/>
            <w:szCs w:val="20"/>
          </w:rPr>
          <w:delText xml:space="preserve">whole or in part by giving notice at least ninety (90) days prior to the termination date specified in such notice.</w:delText>
        </w:r>
      </w:del>
      <w:ins w:id="1316" w:author="Contracts.AI" w:date="2026-08-21T08:24:49Z">
        <w:r>
          <w:rPr>
            <w:b/>
            <w:sz w:val="20"/>
            <w:szCs w:val="20"/>
          </w:rPr>
          <w:t xml:space="preserve">Customer's then-current Box Service Subscription.</w:t>
        </w:r>
      </w:ins>
      <w:commentRangeEnd w:id="20"/>
      <w:r>
        <w:rPr>
          <w:rStyle w:val="CommentReference"/>
        </w:rPr>
        <w:commentReference w:id="20"/>
      </w:r>
    </w:p>
    <w:p ns2:paraId="016ED7D2" ns2:textId="77777777" w:rsidR="00DB54AC" w:rsidRDefault="00DB54AC" w:rsidP="004C0767">
      <w:pPr>
        <w:keepNext/>
        <w:tabs>
          <w:tab w:val="left" w:pos="180"/>
          <w:tab w:val="left" w:pos="630"/>
        </w:tabs>
        <w:spacing w:after="0" w:line="240" w:lineRule="auto"/>
        <w:ind w:right="-90"/>
        <w:jc w:val="both"/>
        <w:rPr>
          <w:color w:val="000000"/>
          <w:sz w:val="20"/>
          <w:szCs w:val="20"/>
        </w:rPr>
      </w:pPr>
    </w:p>
    <w:p ns2:paraId="00000185" ns2:textId="46D65938" w:rsidR="00CB146C" w:rsidRPr="00100A62" w:rsidRDefault="00CB146C" w:rsidP="00271378">
      <w:pPr>
        <w:rPr>
          <w:color w:val="000000"/>
          <w:sz w:val="20"/>
          <w:szCs w:val="20"/>
        </w:rPr>
      </w:pPr>
      <w:bookmarkStart w:id="5" w:name="_heading=h.3znysh7" w:colFirst="0" w:colLast="0"/>
      <w:bookmarkEnd w:id="5"/>
    </w:p>
    <w:p>
      <w:pPr>
        <w:pStyle w:val="Heading1"/>
      </w:pPr>
      <w:ins w:id="1317" w:author="Contracts.AI" w:date="2026-08-21T08:24:49Z">
        <w:r>
          <w:t xml:space="preserve">PROPOSED ADDITIONAL PROVISIONS</w:t>
        </w:r>
      </w:ins>
    </w:p>
    <w:p>
      <w:commentRangeStart w:id="21"/>
      <w:ins w:id="1318" w:author="Contracts.AI" w:date="2026-08-21T08:24:49Z">
        <w:r>
          <w:t xml:space="preserve">No training of AI models on customer data. Vendor shall not, and shall ensure that its subprocessors and any third-party model providers do not, use Customer Data, Inputs or Outputs to train, fine-tune, test, validate or otherwise improve any artificial intelligence or machine learning model, without Customer's prior written consent.</w:t>
        </w:r>
      </w:ins>
      <w:commentRangeEnd w:id="21"/>
      <w:r>
        <w:rPr>
          <w:rStyle w:val="CommentReference"/>
        </w:rPr>
        <w:commentReference w:id="21"/>
      </w:r>
    </w:p>
    <w:p>
      <w:commentRangeStart w:id="22"/>
      <w:ins w:id="1319" w:author="Contracts.AI" w:date="2026-08-21T08:24:49Z">
        <w:r>
          <w:t xml:space="preserve">Advance notice of AI use in providing the services. Vendor shall provide advance written notification to Customer of any use of artificial intelligence, in whole or in part, to provide the Services, including any such use by a subcontractor, prior to any such use.</w:t>
        </w:r>
      </w:ins>
      <w:commentRangeEnd w:id="22"/>
      <w:r>
        <w:rPr>
          <w:rStyle w:val="CommentReference"/>
        </w:rPr>
        <w:commentReference w:id="22"/>
      </w:r>
    </w:p>
    <w:p>
      <w:commentRangeStart w:id="23"/>
      <w:ins w:id="1320" w:author="Contracts.AI" w:date="2026-08-21T08:24:49Z">
        <w:r>
          <w:t xml:space="preserve">AI output indemnity and its exclusions. Vendor shall defend and indemnify Customer against any third-party claim alleging that Output generated by the Vendor AI Products infringes or misappropriates such third party's intellectual property rights. This obligation shall not be subject to the limitation of liability set out in this Agreement.</w:t>
        </w:r>
      </w:ins>
      <w:commentRangeEnd w:id="23"/>
      <w:r>
        <w:rPr>
          <w:rStyle w:val="CommentReference"/>
        </w:rPr>
        <w:commentReference w:id="23"/>
      </w:r>
    </w:p>
    <w:p>
      <w:commentRangeStart w:id="24"/>
      <w:ins w:id="1321" w:author="Contracts.AI" w:date="2026-08-21T08:24:49Z">
        <w:r>
          <w:t xml:space="preserve">Security incident notification. Vendor shall notify Customer without undue delay and in any event within forty-eight (48) hours after becoming aware of any Security Incident affecting Customer Data, and shall provide Customer with all information reasonably required to meet its own regulatory notification obligations.</w:t>
        </w:r>
      </w:ins>
      <w:commentRangeEnd w:id="24"/>
      <w:r>
        <w:rPr>
          <w:rStyle w:val="CommentReference"/>
        </w:rPr>
        <w:commentReference w:id="24"/>
      </w:r>
    </w:p>
    <w:p>
      <w:commentRangeStart w:id="25"/>
      <w:ins w:id="1322" w:author="Contracts.AI" w:date="2026-08-21T08:24:49Z">
        <w:r>
          <w:t xml:space="preserve">Insurance requirements. Vendor shall maintain, at its own expense, commercial general liability, professional liability (errors and omissions) and cyber liability insurance with limits of not less than USD 5,000,000 per occurrence, and shall provide certificates of insurance upon request.</w:t>
        </w:r>
      </w:ins>
      <w:commentRangeEnd w:id="25"/>
      <w:r>
        <w:rPr>
          <w:rStyle w:val="CommentReference"/>
        </w:rPr>
        <w:commentReference w:id="25"/>
      </w:r>
    </w:p>
    <w:sectPr w:rsidR="00CB146C" w:rsidRPr="00100A62" w:rsidSect="0011543E">
      <w:headerReference w:type="even" r:id="rId15"/>
      <w:headerReference w:type="default" r:id="rId16"/>
      <w:footerReference w:type="even" r:id="rId17"/>
      <w:footerReference w:type="default" r:id="rId18"/>
      <w:headerReference w:type="first" r:id="rId19"/>
      <w:footerReference w:type="first" r:id="rId20"/>
      <w:pgSz w:w="12240" w:h="15840"/>
      <w:pgMar w:top="1170" w:right="1440" w:bottom="1440" w:left="1440" w:header="432" w:footer="432" w:gutter="0"/>
      <w:pgNumType w:start="1"/>
      <w:cols w:space="720"/>
    </w:sectPr>
  </w:body>
</w:document>
</file>

<file path=word/comments.xml><?xml version="1.0" encoding="utf-8"?>
<w:comments xmlns:w="http://schemas.openxmlformats.org/wordprocessingml/2006/main">
  <w:comment w:id="1" w:author="Contracts.AI" w:date="2026-08-21T08:24:49Z" w:initials="AI">
    <w:p>
      <w:r>
        <w:t xml:space="preserve">This provision puts core definitions at a URL that Box can change unilaterally, which could alter the parties’ obligations after signature without Customer’s agreement. Definitions are operative terms and must be frozen as of the Effective Date in an attached exhibit so there is a clear, provable version. Any later materially adverse changes should require Customer’s written consent.</w:t>
      </w:r>
    </w:p>
  </w:comment>
  <w:comment w:id="2" w:author="Contracts.AI" w:date="2026-08-21T08:24:49Z" w:initials="AI">
    <w:p>
      <w:r>
        <w:t xml:space="preserve">As drafted, Box can suspend based on a perceived “violation” of the Agreement, which is effectively discretionary and not limited to non-payment, legal requirement, or genuine security emergencies. The notice obligation is only “reasonable” and can be bypassed in broad “imminent harm” scenarios without an express cure opportunity, creating avoidable service disruption risk for Customer. Suspension should be limited to objective triggers with advance notice and cure (except true emergencies), and kept as narrow and short as strictly necessary.</w:t>
      </w:r>
    </w:p>
  </w:comment>
  <w:comment w:id="3" w:author="Contracts.AI" w:date="2026-08-21T08:24:49Z" w:initials="AI">
    <w:p>
      <w:r>
        <w:t xml:space="preserve">The clause relies on “commercially reasonable” security and points to Box Security Practices at a URL, which can be changed unilaterally and leaves core obligations unpinned and hard to evidence. It also provides assurance reporting only by reference and does not require a named standard alignment (e.g., ISO 27001 or SOC 2 Type II) as the baseline for the security programme. Finally, while it offers annual audit reports, it should also include reasonable security questionnaire responses and a post-incident audit right to support due diligence and incident verification.</w:t>
      </w:r>
    </w:p>
  </w:comment>
  <w:comment w:id="4" w:author="Contracts.AI" w:date="2026-08-21T08:24:49Z" w:initials="AI">
    <w:p>
      <w:r>
        <w:t xml:space="preserve">This clause contemplates Processing of Customer Personal Data but does not require a DPA, which leaves key processor obligations and transfer safeguards undocumented. We need a DPA executed alongside the Agreement, including the Standard Contractual Clauses where required, so cross-border transfers and data protection obligations are contractually covered and not left to a vague “method for onward transfer.”</w:t>
      </w:r>
    </w:p>
  </w:comment>
  <w:comment w:id="5" w:author="Contracts.AI" w:date="2026-08-21T08:24:49Z" w:initials="AI">
    <w:p>
      <w:r>
        <w:t xml:space="preserve">This clause incorporates operative product terms via a live URL that Box may change unilaterally, which can alter definitions and core obligations after signature. Those terms need to be frozen to a dated version attached to the Agreement so both parties can prove what applies. Any materially adverse changes should require Customer’s written consent rather than being imposed by updating a webpage.</w:t>
      </w:r>
    </w:p>
  </w:comment>
  <w:comment w:id="6" w:author="Contracts.AI" w:date="2026-08-21T08:24:49Z" w:initials="AI">
    <w:p>
      <w:r>
        <w:t xml:space="preserve">This section makes the operative support and SLA terms depend on a URL that Box can change, which leaves core obligations (including uptime and remedies) unpinned and materially increases Customer risk. It also does not include any uptime commitment, credit structure, or termination right for persistent failures, and could allow Box to argue that whatever credits exist are the only remedy. The replacement fixes the SLA at signature (or in the Order/exhibit), sets a 99.9% monthly Availability commitment with credits, and preserves a termination right and pro-rata refund for chronic failure.</w:t>
      </w:r>
    </w:p>
  </w:comment>
  <w:comment w:id="7" w:author="Contracts.AI" w:date="2026-08-21T08:24:49Z" w:initials="AI">
    <w:p>
      <w:r>
        <w:t xml:space="preserve">The clause includes “sole and exclusive remedy” language, which improperly limits Customer’s rights and can operate like a de facto limitation of liability. The cure commitment should be framed as a correction obligation with a defined timeframe, and if not cured within that period Customer should have the right to terminate and receive a pro-rated refund for the unused portion of the term. This preserves a meaningful warranty remedy for the full Subscription Period without restricting other remedies beyond what is necessary for the service warranty.</w:t>
      </w:r>
    </w:p>
  </w:comment>
  <w:comment w:id="8" w:author="Contracts.AI" w:date="2026-08-21T08:24:49Z" w:initials="AI">
    <w:p>
      <w:r>
        <w:t xml:space="preserve">This allows suspension for non-payment but does not provide a cure period and could be applied broadly to all users even where a narrower suspension would address the issue. Adding advance written notice with a cure period and limiting suspension to what is strictly necessary keeps the remedy proportionate and avoids operational disruption from overbroad suspension.</w:t>
      </w:r>
    </w:p>
  </w:comment>
  <w:comment w:id="9" w:author="Contracts.AI" w:date="2026-08-21T08:24:49Z" w:initials="AI">
    <w:p>
      <w:r>
        <w:t xml:space="preserve">As drafted, the Orders renew automatically unless either party gives notice, which keeps Customer “on the hook” by default. Customer requires renewal by mutual written agreement, with advance notice of the expiration/renewal date so we can make an informed decision in time. The replacement keeps the existing term structure but removes auto-renewal and adds a simple notice obligation.</w:t>
      </w:r>
    </w:p>
  </w:comment>
  <w:comment w:id="10" w:author="Contracts.AI" w:date="2026-08-21T08:24:49Z" w:initials="AI">
    <w:p>
      <w:r>
        <w:t xml:space="preserve">This clause provides a cure period but omits the required pro-rata refund of prepaid, unused fees if Customer terminates due to Supplier’s breach, which would leave Customer paying for services it will not receive. It also should clarify that a refund is not Customer’s sole remedy, so Customer does not waive other rights (including indemnification) by accepting the refund.</w:t>
      </w:r>
    </w:p>
  </w:comment>
  <w:comment w:id="11" w:author="Contracts.AI" w:date="2026-08-21T08:24:49Z" w:initials="AI">
    <w:p>
      <w:r>
        <w:t xml:space="preserve">The clause only provides a 30-day retrieval period and conditions it on a prior written request, which risks a loss of access and an ineffective export right. It also limits retrieval to browser-only access and excludes API/Platform tools, which can be commercially impractical for full data export. Finally, it does not address deletion and certification, leaving Customer’s data retention and sanitisation obligations unclear after the export window.</w:t>
      </w:r>
    </w:p>
  </w:comment>
  <w:comment w:id="12" w:author="Contracts.AI" w:date="2026-08-21T08:24:49Z" w:initials="AI">
    <w:p>
      <w:r>
        <w:t xml:space="preserve">The indemnity is generally in place, but it is narrower than required (limited to registered patents/trademarks and does not cover all IP rights) and it does not address control of defense/settlement protections. It also needs to be expressly outside the Agreement’s general limitation of liability to avoid being inadvertently capped. The standard carve-outs for unauthorized use, unsupported combinations, and unauthorized modifications are acceptable as written.</w:t>
      </w:r>
    </w:p>
  </w:comment>
  <w:comment w:id="13" w:author="Contracts.AI" w:date="2026-08-21T08:24:49Z" w:initials="AI">
    <w:p>
      <w:r>
        <w:t xml:space="preserve">As drafted, the indemnity extends beyond Customer Content to cover Customer’s “use of the Box Service” and Acceptable Use breaches, which is broader than necessary and can operate as an open-ended backdoor allocation of risk. Customer can reasonably indemnify for third-party IP claims arising from Customer Content, but the obligation should be capped consistent with the Limitation of Liability for symmetry and predictability. The carve-out for Box’s actions is retained so Customer is not responsible for Box-caused infringement.</w:t>
      </w:r>
    </w:p>
  </w:comment>
  <w:comment w:id="14" w:author="Contracts.AI" w:date="2026-08-21T08:24:49Z" w:initials="AI">
    <w:p>
      <w:r>
        <w:t xml:space="preserve">As drafted, the cap applies to nearly all claims and only carves out death/personal injury, which would leave key risks like confidentiality breaches, privacy/data security incidents, and indemnity claims inappropriately capped. Those exposures can significantly exceed one year of fees and are better addressed outside the cap (or with a higher, specific cap) so the allocation of risk matches each party’s control over the harm. We also need to ensure Customer’s payment obligations are not unintentionally limited by the liability cap.</w:t>
      </w:r>
    </w:p>
  </w:comment>
  <w:comment w:id="15" w:author="Contracts.AI" w:date="2026-08-21T08:24:49Z" w:initials="AI">
    <w:p>
      <w:r>
        <w:t xml:space="preserve">The waiver is mutual, but as drafted it would also waive the damages that typically make up the bulk of exposure for confidentiality or data security breaches (e.g., loss of use of data, remediation and notification impacts), effectively leaving the non-breaching party without a meaningful remedy. Adding a narrow carve-out for breaches of confidentiality and data security preserves the commercial allocation of risk while keeping the general mutual consequential damages waiver intact.</w:t>
      </w:r>
    </w:p>
  </w:comment>
  <w:comment w:id="16" w:author="Contracts.AI" w:date="2026-08-21T08:24:49Z" w:initials="AI">
    <w:p>
      <w:r>
        <w:t xml:space="preserve">As written, Box has a default right to use Customer as a reference in marketing materials and public statements, with only an opt-out mechanism, which effectively permits unrestricted publicity use. Customer needs prior written consent for each use of its name, logo and marks, with at most a limited exception to be listed on a customer page. This avoids reputational risk and ensures Customer controls public references and brand use.</w:t>
      </w:r>
    </w:p>
  </w:comment>
  <w:comment w:id="17" w:author="Contracts.AI" w:date="2026-08-21T08:24:49Z" w:initials="AI">
    <w:p>
      <w:r>
        <w:t xml:space="preserve">As drafted, the opening sentence creates an unnecessary one-way restriction on Customer (and a voiding remedy) before later granting a mutual assignment right, which can be read to create ambiguity and makes Customer’s ability to reorganize or integrate acquisitions less certain. This replacement makes the change-of-control and Affiliate assignments clearly mutual and ensures any other assignment requires consent that cannot be unreasonably withheld, conditioned, or delayed.</w:t>
      </w:r>
    </w:p>
  </w:comment>
  <w:comment w:id="18" w:author="Contracts.AI" w:date="2026-08-21T08:24:49Z" w:initials="AI">
    <w:p>
      <w:r>
        <w:t xml:space="preserve">As written, the clause allows operative terms to be “incorporated by a link,” which lets Supplier change contract terms unilaterally by updating a web page. It also gives the Order blanket precedence over the Agreement, rather than limiting Order precedence to commercial terms, which can unintentionally override negotiated legal protections. The replacement freezes any incorporated terms as of signature and puts online/incorporated terms last in precedence.</w:t>
      </w:r>
    </w:p>
  </w:comment>
  <w:comment w:id="19" w:author="Contracts.AI" w:date="2026-08-21T08:24:49Z" w:initials="AI">
    <w:p>
      <w:r>
        <w:t xml:space="preserve">California governing law and Santa Clara venue are not acceptable because they are tied to Supplier’s home forum and create unnecessary burden and risk for Customer. The clause also requires mandatory binding arbitration under ICC rules, which pre-commits the Parties to arbitration rather than allowing litigation in court and is inconsistent with Customer’s position that arbitration should be only by mutual agreement at the time of a dispute. Adding a short executive escalation step preserves a practical path to resolution without restricting either Party’s ability to go to court or seek equitable relief.</w:t>
      </w:r>
    </w:p>
  </w:comment>
  <w:comment w:id="20" w:author="Contracts.AI" w:date="2026-08-21T08:24:49Z" w:initials="AI">
    <w:p>
      <w:r>
        <w:t xml:space="preserve">As drafted, Box can push non-main-body changes mid-term on notice and, in certain cases, can terminate the Agreement if the parties can't agree—this creates an effective unilateral change right during the subscription term. We need a clear prohibition on any material decrease in core functionality (measured against the Effective Date Documentation) and a defined notice/termination remedy if a material change is adverse. Legal-change updates should be limited to what is required and should not allow Box to terminate mid-term; instead, Customer should have a termination/refund right and Box should only limit the minimum necessary functionality. New features with additional terms should be optional and not used to diminish the subscribed service.</w:t>
      </w:r>
    </w:p>
  </w:comment>
  <w:comment w:id="21" w:author="Contracts.AI" w:date="2026-08-21T08:24:49Z" w:initials="AI">
    <w:p>
      <w:r>
        <w:t xml:space="preserve">The contract contains no no training of ai models on customer data clause. The winnable ask is the flow-down to third-party model providers. A vendor promising not to train its own models says nothing about the foundation model sitting behind its feature.</w:t>
      </w:r>
    </w:p>
  </w:comment>
  <w:comment w:id="22" w:author="Contracts.AI" w:date="2026-08-21T08:24:49Z" w:initials="AI">
    <w:p>
      <w:r>
        <w:t xml:space="preserve">The contract contains no advance notice of ai use in providing the services clause. STERIS's own template treats this as a baseline requirement. Vimeo offers a weaker but workable version: AI features are opt-out via team settings with reasonable efforts to notify before launch.</w:t>
      </w:r>
    </w:p>
  </w:comment>
  <w:comment w:id="23" w:author="Contracts.AI" w:date="2026-08-21T08:24:49Z" w:initials="AI">
    <w:p>
      <w:r>
        <w:t xml:space="preserve">The contract contains no ai output indemnity and its exclusions clause. Expect the counterparty to argue shared responsibility, and expect that argument to have real force where the customer's staff write the prompts and publish the outputs. Decide in advance whether mutuality plus a meaningful cap is an acceptable landing point - it is where the one negotiation in the sample set ended up.</w:t>
      </w:r>
    </w:p>
  </w:comment>
  <w:comment w:id="24" w:author="Contracts.AI" w:date="2026-08-21T08:24:49Z" w:initials="AI">
    <w:p>
      <w:r>
        <w:t xml:space="preserve">The contract contains no security incident notification clause. Very often absent from the main agreement and present only in the DPA, and then only for personal data - which leaves confidential business data uncovered. Check both documents.</w:t>
      </w:r>
    </w:p>
  </w:comment>
  <w:comment w:id="25" w:author="Contracts.AI" w:date="2026-08-21T08:24:49Z" w:initials="AI">
    <w:p>
      <w:r>
        <w:t xml:space="preserve">The contract contains no insurance requirements clause. CONFIRM WITH LEGAL - the USD 5m figure is a placeholder. Insurance is one of the four items to confirm with the business team, since limits are usually set by risk management rather than by legal.</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D1496" w14:textId="77777777" w:rsidR="00082F63" w:rsidRDefault="00082F63">
      <w:pPr>
        <w:spacing w:after="0" w:line="240" w:lineRule="auto"/>
      </w:pPr>
      <w:r>
        <w:separator/>
      </w:r>
    </w:p>
  </w:endnote>
  <w:endnote w:type="continuationSeparator" w:id="0">
    <w:p w14:paraId="6317F42F" w14:textId="77777777" w:rsidR="00082F63" w:rsidRDefault="00082F63">
      <w:pPr>
        <w:spacing w:after="0" w:line="240" w:lineRule="auto"/>
      </w:pPr>
      <w:r>
        <w:continuationSeparator/>
      </w:r>
    </w:p>
  </w:endnote>
  <w:endnote w:type="continuationNotice" w:id="1">
    <w:p w14:paraId="726D1A0D" w14:textId="77777777" w:rsidR="00082F63" w:rsidRDefault="00082F6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B98A3" w14:textId="77777777" w:rsidR="004001A2" w:rsidRDefault="004001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88" w14:textId="77777777" w:rsidR="006C689B" w:rsidRDefault="006C689B">
    <w:pPr>
      <w:pBdr>
        <w:top w:val="nil"/>
        <w:left w:val="nil"/>
        <w:bottom w:val="nil"/>
        <w:right w:val="nil"/>
        <w:between w:val="nil"/>
      </w:pBdr>
      <w:tabs>
        <w:tab w:val="center" w:pos="4680"/>
        <w:tab w:val="right" w:pos="9360"/>
      </w:tabs>
      <w:spacing w:after="0" w:line="240" w:lineRule="auto"/>
      <w:jc w:val="center"/>
      <w:rPr>
        <w:color w:val="000000"/>
      </w:rPr>
    </w:pPr>
  </w:p>
  <w:p w14:paraId="00000189" w14:textId="77777777" w:rsidR="006C689B" w:rsidRDefault="006C689B">
    <w:pPr>
      <w:pBdr>
        <w:top w:val="nil"/>
        <w:left w:val="nil"/>
        <w:bottom w:val="nil"/>
        <w:right w:val="nil"/>
        <w:between w:val="nil"/>
      </w:pBdr>
      <w:tabs>
        <w:tab w:val="center" w:pos="4680"/>
        <w:tab w:val="right" w:pos="9360"/>
      </w:tabs>
      <w:spacing w:after="0" w:line="240" w:lineRule="auto"/>
      <w:jc w:val="center"/>
      <w:rPr>
        <w:color w:val="000000"/>
      </w:rPr>
    </w:pPr>
  </w:p>
  <w:p w14:paraId="0000018A" w14:textId="1769F090" w:rsidR="006C689B" w:rsidRDefault="006C689B">
    <w:pPr>
      <w:pBdr>
        <w:top w:val="nil"/>
        <w:left w:val="nil"/>
        <w:bottom w:val="nil"/>
        <w:right w:val="nil"/>
        <w:between w:val="nil"/>
      </w:pBdr>
      <w:tabs>
        <w:tab w:val="center" w:pos="4680"/>
        <w:tab w:val="right" w:pos="9360"/>
      </w:tabs>
      <w:spacing w:after="0" w:line="240" w:lineRule="auto"/>
      <w:jc w:val="center"/>
      <w:rPr>
        <w:color w:val="000000"/>
        <w:sz w:val="18"/>
        <w:szCs w:val="18"/>
      </w:rPr>
    </w:pPr>
    <w:r>
      <w:rPr>
        <w:color w:val="000000"/>
        <w:sz w:val="18"/>
        <w:szCs w:val="18"/>
      </w:rPr>
      <w:t xml:space="preserve">Page </w:t>
    </w:r>
    <w:r>
      <w:rPr>
        <w:color w:val="000000"/>
        <w:sz w:val="18"/>
        <w:szCs w:val="18"/>
      </w:rPr>
      <w:fldChar w:fldCharType="begin"/>
    </w:r>
    <w:r>
      <w:rPr>
        <w:color w:val="000000"/>
        <w:sz w:val="18"/>
        <w:szCs w:val="18"/>
      </w:rPr>
      <w:instrText>PAGE</w:instrText>
    </w:r>
    <w:r>
      <w:rPr>
        <w:color w:val="000000"/>
        <w:sz w:val="18"/>
        <w:szCs w:val="18"/>
      </w:rPr>
      <w:fldChar w:fldCharType="separate"/>
    </w:r>
    <w:r>
      <w:rPr>
        <w:noProof/>
        <w:color w:val="000000"/>
        <w:sz w:val="18"/>
        <w:szCs w:val="18"/>
      </w:rPr>
      <w:t>1</w:t>
    </w:r>
    <w:r>
      <w:rPr>
        <w:color w:val="000000"/>
        <w:sz w:val="18"/>
        <w:szCs w:val="18"/>
      </w:rPr>
      <w:fldChar w:fldCharType="end"/>
    </w:r>
    <w:r>
      <w:rPr>
        <w:color w:val="000000"/>
        <w:sz w:val="18"/>
        <w:szCs w:val="18"/>
      </w:rPr>
      <w:t xml:space="preserve"> of </w:t>
    </w:r>
    <w:r>
      <w:rPr>
        <w:color w:val="000000"/>
        <w:sz w:val="18"/>
        <w:szCs w:val="18"/>
      </w:rPr>
      <w:fldChar w:fldCharType="begin"/>
    </w:r>
    <w:r>
      <w:rPr>
        <w:color w:val="000000"/>
        <w:sz w:val="18"/>
        <w:szCs w:val="18"/>
      </w:rPr>
      <w:instrText>NUMPAGES</w:instrText>
    </w:r>
    <w:r>
      <w:rPr>
        <w:color w:val="000000"/>
        <w:sz w:val="18"/>
        <w:szCs w:val="18"/>
      </w:rPr>
      <w:fldChar w:fldCharType="separate"/>
    </w:r>
    <w:r>
      <w:rPr>
        <w:noProof/>
        <w:color w:val="000000"/>
        <w:sz w:val="18"/>
        <w:szCs w:val="18"/>
      </w:rPr>
      <w:t>2</w:t>
    </w:r>
    <w:r>
      <w:rPr>
        <w:color w:val="000000"/>
        <w:sz w:val="18"/>
        <w:szCs w:val="18"/>
      </w:rPr>
      <w:fldChar w:fldCharType="end"/>
    </w:r>
  </w:p>
  <w:p w14:paraId="0000018B" w14:textId="77777777" w:rsidR="006C689B" w:rsidRDefault="006C689B">
    <w:pPr>
      <w:pBdr>
        <w:top w:val="nil"/>
        <w:left w:val="nil"/>
        <w:bottom w:val="nil"/>
        <w:right w:val="nil"/>
        <w:between w:val="nil"/>
      </w:pBdr>
      <w:tabs>
        <w:tab w:val="center" w:pos="4680"/>
        <w:tab w:val="right" w:pos="9360"/>
      </w:tabs>
      <w:spacing w:after="0" w:line="240" w:lineRule="auto"/>
      <w:jc w:val="center"/>
      <w:rPr>
        <w:color w:val="000000"/>
      </w:rPr>
    </w:pPr>
    <w:r>
      <w:rPr>
        <w:color w:val="000000"/>
        <w:sz w:val="18"/>
        <w:szCs w:val="18"/>
      </w:rPr>
      <w:t xml:space="preserve">Box Confidential </w:t>
    </w:r>
  </w:p>
  <w:p w14:paraId="0000018C" w14:textId="77777777" w:rsidR="006C689B" w:rsidRDefault="006C689B">
    <w:pPr>
      <w:pBdr>
        <w:top w:val="nil"/>
        <w:left w:val="nil"/>
        <w:bottom w:val="nil"/>
        <w:right w:val="nil"/>
        <w:between w:val="nil"/>
      </w:pBdr>
      <w:tabs>
        <w:tab w:val="center" w:pos="4680"/>
        <w:tab w:val="right" w:pos="9360"/>
      </w:tabs>
      <w:spacing w:after="0" w:line="20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7A137" w14:textId="77777777" w:rsidR="004001A2" w:rsidRDefault="004001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354C8" w14:textId="77777777" w:rsidR="00082F63" w:rsidRDefault="00082F63">
      <w:pPr>
        <w:spacing w:after="0" w:line="240" w:lineRule="auto"/>
      </w:pPr>
      <w:r>
        <w:separator/>
      </w:r>
    </w:p>
  </w:footnote>
  <w:footnote w:type="continuationSeparator" w:id="0">
    <w:p w14:paraId="165951CE" w14:textId="77777777" w:rsidR="00082F63" w:rsidRDefault="00082F63">
      <w:pPr>
        <w:spacing w:after="0" w:line="240" w:lineRule="auto"/>
      </w:pPr>
      <w:r>
        <w:continuationSeparator/>
      </w:r>
    </w:p>
  </w:footnote>
  <w:footnote w:type="continuationNotice" w:id="1">
    <w:p w14:paraId="60DF0B32" w14:textId="77777777" w:rsidR="00082F63" w:rsidRDefault="00082F6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62850" w14:textId="77777777" w:rsidR="004001A2" w:rsidRDefault="004001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86" w14:textId="77777777" w:rsidR="006C689B" w:rsidRDefault="006C689B">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508CCA84" wp14:editId="3F97B52F">
          <wp:extent cx="645795" cy="341630"/>
          <wp:effectExtent l="0" t="0" r="0" b="0"/>
          <wp:docPr id="761062167" name="Picture 761062167"/>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45795" cy="341630"/>
                  </a:xfrm>
                  <a:prstGeom prst="rect">
                    <a:avLst/>
                  </a:prstGeom>
                  <a:ln/>
                </pic:spPr>
              </pic:pic>
            </a:graphicData>
          </a:graphic>
        </wp:inline>
      </w:drawing>
    </w:r>
  </w:p>
  <w:p w14:paraId="00000187" w14:textId="77777777" w:rsidR="006C689B" w:rsidRDefault="006C689B">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8A729" w14:textId="77777777" w:rsidR="004001A2" w:rsidRDefault="004001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06D2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8F139EE"/>
    <w:multiLevelType w:val="multilevel"/>
    <w:tmpl w:val="308827C4"/>
    <w:lvl w:ilvl="0">
      <w:start w:val="6"/>
      <w:numFmt w:val="decimal"/>
      <w:lvlText w:val="%1"/>
      <w:lvlJc w:val="left"/>
      <w:pPr>
        <w:ind w:left="360" w:hanging="360"/>
      </w:pPr>
      <w:rPr>
        <w:b/>
      </w:rPr>
    </w:lvl>
    <w:lvl w:ilvl="1">
      <w:start w:val="7"/>
      <w:numFmt w:val="decimal"/>
      <w:lvlText w:val="%1.%2"/>
      <w:lvlJc w:val="left"/>
      <w:pPr>
        <w:ind w:left="360" w:hanging="360"/>
      </w:pPr>
      <w:rPr>
        <w:b/>
      </w:rPr>
    </w:lvl>
    <w:lvl w:ilvl="2">
      <w:start w:val="1"/>
      <w:numFmt w:val="decimal"/>
      <w:lvlText w:val="%1.%2.%3"/>
      <w:lvlJc w:val="left"/>
      <w:pPr>
        <w:ind w:left="720" w:hanging="720"/>
      </w:pPr>
      <w:rPr>
        <w:b/>
      </w:rPr>
    </w:lvl>
    <w:lvl w:ilvl="3">
      <w:start w:val="1"/>
      <w:numFmt w:val="decimal"/>
      <w:lvlText w:val="%1.%2.%3.%4"/>
      <w:lvlJc w:val="left"/>
      <w:pPr>
        <w:ind w:left="720" w:hanging="720"/>
      </w:pPr>
      <w:rPr>
        <w:b/>
      </w:rPr>
    </w:lvl>
    <w:lvl w:ilvl="4">
      <w:start w:val="1"/>
      <w:numFmt w:val="decimal"/>
      <w:lvlText w:val="%1.%2.%3.%4.%5"/>
      <w:lvlJc w:val="left"/>
      <w:pPr>
        <w:ind w:left="720" w:hanging="720"/>
      </w:pPr>
      <w:rPr>
        <w:b/>
      </w:rPr>
    </w:lvl>
    <w:lvl w:ilvl="5">
      <w:start w:val="1"/>
      <w:numFmt w:val="decimal"/>
      <w:lvlText w:val="%1.%2.%3.%4.%5.%6"/>
      <w:lvlJc w:val="left"/>
      <w:pPr>
        <w:ind w:left="1080" w:hanging="1080"/>
      </w:pPr>
      <w:rPr>
        <w:b/>
      </w:rPr>
    </w:lvl>
    <w:lvl w:ilvl="6">
      <w:start w:val="1"/>
      <w:numFmt w:val="decimal"/>
      <w:lvlText w:val="%1.%2.%3.%4.%5.%6.%7"/>
      <w:lvlJc w:val="left"/>
      <w:pPr>
        <w:ind w:left="1080" w:hanging="1080"/>
      </w:pPr>
      <w:rPr>
        <w:b/>
      </w:rPr>
    </w:lvl>
    <w:lvl w:ilvl="7">
      <w:start w:val="1"/>
      <w:numFmt w:val="decimal"/>
      <w:lvlText w:val="%1.%2.%3.%4.%5.%6.%7.%8"/>
      <w:lvlJc w:val="left"/>
      <w:pPr>
        <w:ind w:left="1440" w:hanging="1440"/>
      </w:pPr>
      <w:rPr>
        <w:b/>
      </w:rPr>
    </w:lvl>
    <w:lvl w:ilvl="8">
      <w:start w:val="1"/>
      <w:numFmt w:val="decimal"/>
      <w:lvlText w:val="%1.%2.%3.%4.%5.%6.%7.%8.%9"/>
      <w:lvlJc w:val="left"/>
      <w:pPr>
        <w:ind w:left="1440" w:hanging="1440"/>
      </w:pPr>
      <w:rPr>
        <w:b/>
      </w:rPr>
    </w:lvl>
  </w:abstractNum>
  <w:abstractNum w:abstractNumId="2" w15:restartNumberingAfterBreak="0">
    <w:nsid w:val="0DA51C8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5B04412"/>
    <w:multiLevelType w:val="multilevel"/>
    <w:tmpl w:val="582AA0B8"/>
    <w:lvl w:ilvl="0">
      <w:start w:val="6"/>
      <w:numFmt w:val="decimal"/>
      <w:lvlText w:val="%1"/>
      <w:lvlJc w:val="left"/>
      <w:pPr>
        <w:ind w:left="360" w:hanging="360"/>
      </w:pPr>
      <w:rPr>
        <w:b/>
      </w:rPr>
    </w:lvl>
    <w:lvl w:ilvl="1">
      <w:start w:val="7"/>
      <w:numFmt w:val="decimal"/>
      <w:lvlText w:val="%1.%2"/>
      <w:lvlJc w:val="left"/>
      <w:pPr>
        <w:ind w:left="360" w:hanging="360"/>
      </w:pPr>
      <w:rPr>
        <w:b/>
      </w:rPr>
    </w:lvl>
    <w:lvl w:ilvl="2">
      <w:start w:val="1"/>
      <w:numFmt w:val="decimal"/>
      <w:lvlText w:val="%1.%2.%3"/>
      <w:lvlJc w:val="left"/>
      <w:pPr>
        <w:ind w:left="720" w:hanging="720"/>
      </w:pPr>
      <w:rPr>
        <w:b/>
      </w:rPr>
    </w:lvl>
    <w:lvl w:ilvl="3">
      <w:start w:val="1"/>
      <w:numFmt w:val="decimal"/>
      <w:lvlText w:val="%1.%2.%3.%4"/>
      <w:lvlJc w:val="left"/>
      <w:pPr>
        <w:ind w:left="720" w:hanging="720"/>
      </w:pPr>
      <w:rPr>
        <w:b/>
      </w:rPr>
    </w:lvl>
    <w:lvl w:ilvl="4">
      <w:start w:val="1"/>
      <w:numFmt w:val="decimal"/>
      <w:lvlText w:val="%1.%2.%3.%4.%5"/>
      <w:lvlJc w:val="left"/>
      <w:pPr>
        <w:ind w:left="720" w:hanging="720"/>
      </w:pPr>
      <w:rPr>
        <w:b/>
      </w:rPr>
    </w:lvl>
    <w:lvl w:ilvl="5">
      <w:start w:val="1"/>
      <w:numFmt w:val="decimal"/>
      <w:lvlText w:val="%1.%2.%3.%4.%5.%6"/>
      <w:lvlJc w:val="left"/>
      <w:pPr>
        <w:ind w:left="1080" w:hanging="1080"/>
      </w:pPr>
      <w:rPr>
        <w:b/>
      </w:rPr>
    </w:lvl>
    <w:lvl w:ilvl="6">
      <w:start w:val="1"/>
      <w:numFmt w:val="decimal"/>
      <w:lvlText w:val="%1.%2.%3.%4.%5.%6.%7"/>
      <w:lvlJc w:val="left"/>
      <w:pPr>
        <w:ind w:left="1080" w:hanging="1080"/>
      </w:pPr>
      <w:rPr>
        <w:b/>
      </w:rPr>
    </w:lvl>
    <w:lvl w:ilvl="7">
      <w:start w:val="1"/>
      <w:numFmt w:val="decimal"/>
      <w:lvlText w:val="%1.%2.%3.%4.%5.%6.%7.%8"/>
      <w:lvlJc w:val="left"/>
      <w:pPr>
        <w:ind w:left="1440" w:hanging="1440"/>
      </w:pPr>
      <w:rPr>
        <w:b/>
      </w:rPr>
    </w:lvl>
    <w:lvl w:ilvl="8">
      <w:start w:val="1"/>
      <w:numFmt w:val="decimal"/>
      <w:lvlText w:val="%1.%2.%3.%4.%5.%6.%7.%8.%9"/>
      <w:lvlJc w:val="left"/>
      <w:pPr>
        <w:ind w:left="1440" w:hanging="1440"/>
      </w:pPr>
      <w:rPr>
        <w:b/>
      </w:rPr>
    </w:lvl>
  </w:abstractNum>
  <w:abstractNum w:abstractNumId="4" w15:restartNumberingAfterBreak="0">
    <w:nsid w:val="1D79713A"/>
    <w:multiLevelType w:val="multilevel"/>
    <w:tmpl w:val="1480B172"/>
    <w:lvl w:ilvl="0">
      <w:start w:val="1"/>
      <w:numFmt w:val="lowerLetter"/>
      <w:lvlText w:val="(%1)"/>
      <w:lvlJc w:val="left"/>
      <w:pPr>
        <w:ind w:left="1800" w:hanging="360"/>
      </w:pPr>
    </w:lvl>
    <w:lvl w:ilvl="1">
      <w:start w:val="1"/>
      <w:numFmt w:val="lowerLetter"/>
      <w:lvlText w:val="%2)"/>
      <w:lvlJc w:val="left"/>
      <w:pPr>
        <w:ind w:left="2160" w:hanging="360"/>
      </w:pPr>
    </w:lvl>
    <w:lvl w:ilvl="2">
      <w:start w:val="1"/>
      <w:numFmt w:val="lowerRoman"/>
      <w:lvlText w:val="%3)"/>
      <w:lvlJc w:val="left"/>
      <w:pPr>
        <w:ind w:left="2520" w:hanging="360"/>
      </w:pPr>
    </w:lvl>
    <w:lvl w:ilvl="3">
      <w:start w:val="1"/>
      <w:numFmt w:val="decimal"/>
      <w:lvlText w:val="(%4)"/>
      <w:lvlJc w:val="left"/>
      <w:pPr>
        <w:ind w:left="2880" w:hanging="360"/>
      </w:pPr>
    </w:lvl>
    <w:lvl w:ilvl="4">
      <w:start w:val="1"/>
      <w:numFmt w:val="lowerLetter"/>
      <w:lvlText w:val="(%5)"/>
      <w:lvlJc w:val="left"/>
      <w:pPr>
        <w:ind w:left="3240" w:hanging="360"/>
      </w:pPr>
    </w:lvl>
    <w:lvl w:ilvl="5">
      <w:start w:val="1"/>
      <w:numFmt w:val="lowerRoman"/>
      <w:lvlText w:val="(%6)"/>
      <w:lvlJc w:val="left"/>
      <w:pPr>
        <w:ind w:left="3600" w:hanging="360"/>
      </w:pPr>
    </w:lvl>
    <w:lvl w:ilvl="6">
      <w:start w:val="1"/>
      <w:numFmt w:val="decimal"/>
      <w:lvlText w:val="%7."/>
      <w:lvlJc w:val="left"/>
      <w:pPr>
        <w:ind w:left="3960" w:hanging="360"/>
      </w:pPr>
    </w:lvl>
    <w:lvl w:ilvl="7">
      <w:start w:val="1"/>
      <w:numFmt w:val="lowerLetter"/>
      <w:lvlText w:val="%8."/>
      <w:lvlJc w:val="left"/>
      <w:pPr>
        <w:ind w:left="4320" w:hanging="360"/>
      </w:pPr>
    </w:lvl>
    <w:lvl w:ilvl="8">
      <w:start w:val="1"/>
      <w:numFmt w:val="lowerRoman"/>
      <w:lvlText w:val="%9."/>
      <w:lvlJc w:val="left"/>
      <w:pPr>
        <w:ind w:left="4680" w:hanging="360"/>
      </w:pPr>
    </w:lvl>
  </w:abstractNum>
  <w:abstractNum w:abstractNumId="5" w15:restartNumberingAfterBreak="0">
    <w:nsid w:val="2060423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237917D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A163E6D"/>
    <w:multiLevelType w:val="multilevel"/>
    <w:tmpl w:val="3CA4C40E"/>
    <w:lvl w:ilvl="0">
      <w:start w:val="1"/>
      <w:numFmt w:val="lowerRoman"/>
      <w:lvlText w:val="(%1)"/>
      <w:lvlJc w:val="left"/>
      <w:pPr>
        <w:ind w:left="1440" w:hanging="720"/>
      </w:pPr>
      <w:rPr>
        <w:color w:val="00000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2A4A0526"/>
    <w:multiLevelType w:val="multilevel"/>
    <w:tmpl w:val="5AF03B44"/>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CCD556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0220ACF"/>
    <w:multiLevelType w:val="hybridMultilevel"/>
    <w:tmpl w:val="8C1CB978"/>
    <w:lvl w:ilvl="0" w:tplc="0409001B">
      <w:start w:val="1"/>
      <w:numFmt w:val="lowerRoman"/>
      <w:lvlText w:val="%1."/>
      <w:lvlJc w:val="right"/>
      <w:pPr>
        <w:ind w:left="270" w:hanging="360"/>
      </w:p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11" w15:restartNumberingAfterBreak="0">
    <w:nsid w:val="45AF0BAF"/>
    <w:multiLevelType w:val="multilevel"/>
    <w:tmpl w:val="B554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566D1A"/>
    <w:multiLevelType w:val="multilevel"/>
    <w:tmpl w:val="7D024208"/>
    <w:lvl w:ilvl="0">
      <w:start w:val="1"/>
      <w:numFmt w:val="lowerRoman"/>
      <w:lvlText w:val="(%1)"/>
      <w:lvlJc w:val="left"/>
      <w:pPr>
        <w:ind w:left="1440" w:hanging="720"/>
      </w:pPr>
      <w:rPr>
        <w:color w:val="00000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4C593BB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4C7D2E31"/>
    <w:multiLevelType w:val="multilevel"/>
    <w:tmpl w:val="AFB2BD08"/>
    <w:lvl w:ilvl="0">
      <w:start w:val="14"/>
      <w:numFmt w:val="decimal"/>
      <w:lvlText w:val="%1"/>
      <w:lvlJc w:val="left"/>
      <w:pPr>
        <w:ind w:left="375" w:hanging="375"/>
      </w:pPr>
    </w:lvl>
    <w:lvl w:ilvl="1">
      <w:start w:val="1"/>
      <w:numFmt w:val="decimal"/>
      <w:lvlText w:val="%1.%2"/>
      <w:lvlJc w:val="left"/>
      <w:pPr>
        <w:ind w:left="375" w:hanging="375"/>
      </w:pPr>
      <w:rPr>
        <w:b/>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5" w15:restartNumberingAfterBreak="0">
    <w:nsid w:val="54755EDD"/>
    <w:multiLevelType w:val="multilevel"/>
    <w:tmpl w:val="FDAEBE86"/>
    <w:lvl w:ilvl="0">
      <w:start w:val="13"/>
      <w:numFmt w:val="decimal"/>
      <w:lvlText w:val="%1"/>
      <w:lvlJc w:val="left"/>
      <w:pPr>
        <w:ind w:left="375" w:hanging="375"/>
      </w:pPr>
      <w:rPr>
        <w:b/>
      </w:rPr>
    </w:lvl>
    <w:lvl w:ilvl="1">
      <w:start w:val="2"/>
      <w:numFmt w:val="decimal"/>
      <w:lvlText w:val="%1.%2"/>
      <w:lvlJc w:val="left"/>
      <w:pPr>
        <w:ind w:left="1095" w:hanging="375"/>
      </w:pPr>
      <w:rPr>
        <w:b/>
      </w:rPr>
    </w:lvl>
    <w:lvl w:ilvl="2">
      <w:start w:val="1"/>
      <w:numFmt w:val="decimal"/>
      <w:lvlText w:val="%1.%2.%3"/>
      <w:lvlJc w:val="left"/>
      <w:pPr>
        <w:ind w:left="2160" w:hanging="720"/>
      </w:pPr>
      <w:rPr>
        <w:b/>
      </w:rPr>
    </w:lvl>
    <w:lvl w:ilvl="3">
      <w:start w:val="1"/>
      <w:numFmt w:val="decimal"/>
      <w:lvlText w:val="%1.%2.%3.%4"/>
      <w:lvlJc w:val="left"/>
      <w:pPr>
        <w:ind w:left="2880" w:hanging="720"/>
      </w:pPr>
      <w:rPr>
        <w:b/>
      </w:rPr>
    </w:lvl>
    <w:lvl w:ilvl="4">
      <w:start w:val="1"/>
      <w:numFmt w:val="decimal"/>
      <w:lvlText w:val="%1.%2.%3.%4.%5"/>
      <w:lvlJc w:val="left"/>
      <w:pPr>
        <w:ind w:left="3960" w:hanging="1080"/>
      </w:pPr>
      <w:rPr>
        <w:b/>
      </w:rPr>
    </w:lvl>
    <w:lvl w:ilvl="5">
      <w:start w:val="1"/>
      <w:numFmt w:val="decimal"/>
      <w:lvlText w:val="%1.%2.%3.%4.%5.%6"/>
      <w:lvlJc w:val="left"/>
      <w:pPr>
        <w:ind w:left="4680" w:hanging="1080"/>
      </w:pPr>
      <w:rPr>
        <w:b/>
      </w:rPr>
    </w:lvl>
    <w:lvl w:ilvl="6">
      <w:start w:val="1"/>
      <w:numFmt w:val="decimal"/>
      <w:lvlText w:val="%1.%2.%3.%4.%5.%6.%7"/>
      <w:lvlJc w:val="left"/>
      <w:pPr>
        <w:ind w:left="5760" w:hanging="1440"/>
      </w:pPr>
      <w:rPr>
        <w:b/>
      </w:rPr>
    </w:lvl>
    <w:lvl w:ilvl="7">
      <w:start w:val="1"/>
      <w:numFmt w:val="decimal"/>
      <w:lvlText w:val="%1.%2.%3.%4.%5.%6.%7.%8"/>
      <w:lvlJc w:val="left"/>
      <w:pPr>
        <w:ind w:left="6480" w:hanging="1440"/>
      </w:pPr>
      <w:rPr>
        <w:b/>
      </w:rPr>
    </w:lvl>
    <w:lvl w:ilvl="8">
      <w:start w:val="1"/>
      <w:numFmt w:val="decimal"/>
      <w:lvlText w:val="%1.%2.%3.%4.%5.%6.%7.%8.%9"/>
      <w:lvlJc w:val="left"/>
      <w:pPr>
        <w:ind w:left="7200" w:hanging="1440"/>
      </w:pPr>
      <w:rPr>
        <w:b/>
      </w:rPr>
    </w:lvl>
  </w:abstractNum>
  <w:abstractNum w:abstractNumId="16" w15:restartNumberingAfterBreak="0">
    <w:nsid w:val="5B7A1C43"/>
    <w:multiLevelType w:val="multilevel"/>
    <w:tmpl w:val="CBB4311E"/>
    <w:lvl w:ilvl="0">
      <w:start w:val="1"/>
      <w:numFmt w:val="lowerLetter"/>
      <w:pStyle w:val="2-LevelLegal1"/>
      <w:lvlText w:val="(%1)"/>
      <w:lvlJc w:val="left"/>
      <w:pPr>
        <w:ind w:left="1800" w:hanging="360"/>
      </w:pPr>
    </w:lvl>
    <w:lvl w:ilvl="1">
      <w:start w:val="1"/>
      <w:numFmt w:val="lowerLetter"/>
      <w:pStyle w:val="2-LevelLegal2"/>
      <w:lvlText w:val="%2)"/>
      <w:lvlJc w:val="left"/>
      <w:pPr>
        <w:ind w:left="2160" w:hanging="360"/>
      </w:pPr>
    </w:lvl>
    <w:lvl w:ilvl="2">
      <w:start w:val="1"/>
      <w:numFmt w:val="lowerRoman"/>
      <w:pStyle w:val="2-LevelLegal3"/>
      <w:lvlText w:val="%3)"/>
      <w:lvlJc w:val="left"/>
      <w:pPr>
        <w:ind w:left="2520" w:hanging="360"/>
      </w:pPr>
    </w:lvl>
    <w:lvl w:ilvl="3">
      <w:start w:val="1"/>
      <w:numFmt w:val="decimal"/>
      <w:pStyle w:val="2-LevelLegal4"/>
      <w:lvlText w:val="(%4)"/>
      <w:lvlJc w:val="left"/>
      <w:pPr>
        <w:ind w:left="2880" w:hanging="360"/>
      </w:pPr>
    </w:lvl>
    <w:lvl w:ilvl="4">
      <w:start w:val="1"/>
      <w:numFmt w:val="lowerLetter"/>
      <w:pStyle w:val="2-LevelLegal5"/>
      <w:lvlText w:val="(%5)"/>
      <w:lvlJc w:val="left"/>
      <w:pPr>
        <w:ind w:left="3240" w:hanging="360"/>
      </w:pPr>
    </w:lvl>
    <w:lvl w:ilvl="5">
      <w:start w:val="1"/>
      <w:numFmt w:val="lowerRoman"/>
      <w:pStyle w:val="2-LevelLegal6"/>
      <w:lvlText w:val="(%6)"/>
      <w:lvlJc w:val="left"/>
      <w:pPr>
        <w:ind w:left="3600" w:hanging="360"/>
      </w:pPr>
    </w:lvl>
    <w:lvl w:ilvl="6">
      <w:start w:val="1"/>
      <w:numFmt w:val="decimal"/>
      <w:lvlText w:val="%7."/>
      <w:lvlJc w:val="left"/>
      <w:pPr>
        <w:ind w:left="3960" w:hanging="360"/>
      </w:pPr>
    </w:lvl>
    <w:lvl w:ilvl="7">
      <w:start w:val="1"/>
      <w:numFmt w:val="lowerLetter"/>
      <w:lvlText w:val="%8."/>
      <w:lvlJc w:val="left"/>
      <w:pPr>
        <w:ind w:left="4320" w:hanging="360"/>
      </w:pPr>
    </w:lvl>
    <w:lvl w:ilvl="8">
      <w:start w:val="1"/>
      <w:numFmt w:val="lowerRoman"/>
      <w:lvlText w:val="%9."/>
      <w:lvlJc w:val="left"/>
      <w:pPr>
        <w:ind w:left="4680" w:hanging="360"/>
      </w:pPr>
    </w:lvl>
  </w:abstractNum>
  <w:abstractNum w:abstractNumId="17" w15:restartNumberingAfterBreak="0">
    <w:nsid w:val="5CD40864"/>
    <w:multiLevelType w:val="multilevel"/>
    <w:tmpl w:val="4E044E8A"/>
    <w:lvl w:ilvl="0">
      <w:start w:val="14"/>
      <w:numFmt w:val="decimal"/>
      <w:lvlText w:val="%1"/>
      <w:lvlJc w:val="left"/>
      <w:pPr>
        <w:ind w:left="375" w:hanging="375"/>
      </w:pPr>
    </w:lvl>
    <w:lvl w:ilvl="1">
      <w:start w:val="1"/>
      <w:numFmt w:val="decimal"/>
      <w:lvlText w:val="%1.%2"/>
      <w:lvlJc w:val="left"/>
      <w:pPr>
        <w:ind w:left="375" w:hanging="375"/>
      </w:pPr>
      <w:rPr>
        <w:b/>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8" w15:restartNumberingAfterBreak="0">
    <w:nsid w:val="5CED37D2"/>
    <w:multiLevelType w:val="multilevel"/>
    <w:tmpl w:val="7DC8C390"/>
    <w:lvl w:ilvl="0">
      <w:start w:val="13"/>
      <w:numFmt w:val="decimal"/>
      <w:lvlText w:val="%1"/>
      <w:lvlJc w:val="left"/>
      <w:pPr>
        <w:ind w:left="375" w:hanging="375"/>
      </w:pPr>
      <w:rPr>
        <w:b/>
      </w:rPr>
    </w:lvl>
    <w:lvl w:ilvl="1">
      <w:start w:val="2"/>
      <w:numFmt w:val="decimal"/>
      <w:pStyle w:val="NumberedFirstLevelwithNumber"/>
      <w:lvlText w:val="%1.%2"/>
      <w:lvlJc w:val="left"/>
      <w:pPr>
        <w:ind w:left="1095" w:hanging="375"/>
      </w:pPr>
      <w:rPr>
        <w:b/>
      </w:rPr>
    </w:lvl>
    <w:lvl w:ilvl="2">
      <w:start w:val="1"/>
      <w:numFmt w:val="decimal"/>
      <w:lvlText w:val="%1.%2.%3"/>
      <w:lvlJc w:val="left"/>
      <w:pPr>
        <w:ind w:left="2160" w:hanging="720"/>
      </w:pPr>
      <w:rPr>
        <w:b/>
      </w:rPr>
    </w:lvl>
    <w:lvl w:ilvl="3">
      <w:start w:val="1"/>
      <w:numFmt w:val="decimal"/>
      <w:lvlText w:val="%1.%2.%3.%4"/>
      <w:lvlJc w:val="left"/>
      <w:pPr>
        <w:ind w:left="2880" w:hanging="720"/>
      </w:pPr>
      <w:rPr>
        <w:b/>
      </w:rPr>
    </w:lvl>
    <w:lvl w:ilvl="4">
      <w:start w:val="1"/>
      <w:numFmt w:val="decimal"/>
      <w:lvlText w:val="%1.%2.%3.%4.%5"/>
      <w:lvlJc w:val="left"/>
      <w:pPr>
        <w:ind w:left="3960" w:hanging="1080"/>
      </w:pPr>
      <w:rPr>
        <w:b/>
      </w:rPr>
    </w:lvl>
    <w:lvl w:ilvl="5">
      <w:start w:val="1"/>
      <w:numFmt w:val="decimal"/>
      <w:lvlText w:val="%1.%2.%3.%4.%5.%6"/>
      <w:lvlJc w:val="left"/>
      <w:pPr>
        <w:ind w:left="4680" w:hanging="1080"/>
      </w:pPr>
      <w:rPr>
        <w:b/>
      </w:rPr>
    </w:lvl>
    <w:lvl w:ilvl="6">
      <w:start w:val="1"/>
      <w:numFmt w:val="decimal"/>
      <w:lvlText w:val="%1.%2.%3.%4.%5.%6.%7"/>
      <w:lvlJc w:val="left"/>
      <w:pPr>
        <w:ind w:left="5760" w:hanging="1440"/>
      </w:pPr>
      <w:rPr>
        <w:b/>
      </w:rPr>
    </w:lvl>
    <w:lvl w:ilvl="7">
      <w:start w:val="1"/>
      <w:numFmt w:val="decimal"/>
      <w:lvlText w:val="%1.%2.%3.%4.%5.%6.%7.%8"/>
      <w:lvlJc w:val="left"/>
      <w:pPr>
        <w:ind w:left="6480" w:hanging="1440"/>
      </w:pPr>
      <w:rPr>
        <w:b/>
      </w:rPr>
    </w:lvl>
    <w:lvl w:ilvl="8">
      <w:start w:val="1"/>
      <w:numFmt w:val="decimal"/>
      <w:lvlText w:val="%1.%2.%3.%4.%5.%6.%7.%8.%9"/>
      <w:lvlJc w:val="left"/>
      <w:pPr>
        <w:ind w:left="7200" w:hanging="1440"/>
      </w:pPr>
      <w:rPr>
        <w:b/>
      </w:rPr>
    </w:lvl>
  </w:abstractNum>
  <w:abstractNum w:abstractNumId="19" w15:restartNumberingAfterBreak="0">
    <w:nsid w:val="64CC2FD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765B5AF2"/>
    <w:multiLevelType w:val="multilevel"/>
    <w:tmpl w:val="0409001D"/>
    <w:lvl w:ilvl="0">
      <w:start w:val="1"/>
      <w:numFmt w:val="decimal"/>
      <w:pStyle w:val="Lv1Title1"/>
      <w:lvlText w:val="%1)"/>
      <w:lvlJc w:val="left"/>
      <w:pPr>
        <w:ind w:left="360" w:hanging="360"/>
      </w:pPr>
    </w:lvl>
    <w:lvl w:ilvl="1">
      <w:start w:val="1"/>
      <w:numFmt w:val="lowerLetter"/>
      <w:pStyle w:val="Lv2Titlea"/>
      <w:lvlText w:val="%2)"/>
      <w:lvlJc w:val="left"/>
      <w:pPr>
        <w:ind w:left="720" w:hanging="360"/>
      </w:pPr>
    </w:lvl>
    <w:lvl w:ilvl="2">
      <w:start w:val="1"/>
      <w:numFmt w:val="lowerRoman"/>
      <w:pStyle w:val="Lv3Titlei"/>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7B136AE2"/>
    <w:multiLevelType w:val="multilevel"/>
    <w:tmpl w:val="3D8EC5EE"/>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52399473">
    <w:abstractNumId w:val="18"/>
  </w:num>
  <w:num w:numId="2" w16cid:durableId="97335362">
    <w:abstractNumId w:val="20"/>
  </w:num>
  <w:num w:numId="3" w16cid:durableId="612202993">
    <w:abstractNumId w:val="9"/>
  </w:num>
  <w:num w:numId="4" w16cid:durableId="549463634">
    <w:abstractNumId w:val="12"/>
  </w:num>
  <w:num w:numId="5" w16cid:durableId="311910217">
    <w:abstractNumId w:val="16"/>
  </w:num>
  <w:num w:numId="6" w16cid:durableId="1767538624">
    <w:abstractNumId w:val="17"/>
  </w:num>
  <w:num w:numId="7" w16cid:durableId="912472736">
    <w:abstractNumId w:val="8"/>
  </w:num>
  <w:num w:numId="8" w16cid:durableId="916937740">
    <w:abstractNumId w:val="3"/>
  </w:num>
  <w:num w:numId="9" w16cid:durableId="1869878760">
    <w:abstractNumId w:val="6"/>
  </w:num>
  <w:num w:numId="10" w16cid:durableId="1147549553">
    <w:abstractNumId w:val="13"/>
  </w:num>
  <w:num w:numId="11" w16cid:durableId="494421140">
    <w:abstractNumId w:val="10"/>
  </w:num>
  <w:num w:numId="12" w16cid:durableId="596258978">
    <w:abstractNumId w:val="7"/>
  </w:num>
  <w:num w:numId="13" w16cid:durableId="92866499">
    <w:abstractNumId w:val="4"/>
  </w:num>
  <w:num w:numId="14" w16cid:durableId="13771244">
    <w:abstractNumId w:val="14"/>
  </w:num>
  <w:num w:numId="15" w16cid:durableId="527763216">
    <w:abstractNumId w:val="21"/>
  </w:num>
  <w:num w:numId="16" w16cid:durableId="296959677">
    <w:abstractNumId w:val="19"/>
  </w:num>
  <w:num w:numId="17" w16cid:durableId="475298258">
    <w:abstractNumId w:val="1"/>
  </w:num>
  <w:num w:numId="18" w16cid:durableId="1027825895">
    <w:abstractNumId w:val="2"/>
  </w:num>
  <w:num w:numId="19" w16cid:durableId="1381368669">
    <w:abstractNumId w:val="15"/>
  </w:num>
  <w:num w:numId="20" w16cid:durableId="962151735">
    <w:abstractNumId w:val="0"/>
  </w:num>
  <w:num w:numId="21" w16cid:durableId="168715554">
    <w:abstractNumId w:val="5"/>
  </w:num>
  <w:num w:numId="22" w16cid:durableId="338771307">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eg Halbrook">
    <w15:presenceInfo w15:providerId="AD" w15:userId="S::ghalbrook@box.com::9d7c6646-67dc-428f-a524-2d2ea3106d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ocumentProtection w:edit="trackedChanges" w:enforcement="1" w:cryptProviderType="rsaAES" w:cryptAlgorithmClass="hash" w:cryptAlgorithmType="typeAny" w:cryptAlgorithmSid="14" w:cryptSpinCount="100000" w:hash="W6lkXGxaB8U9JeQdYsqBC+oK9DRlbbryuceu3+0r62ROXwvEX8613ujEVL7TYaH8zTTG+MgEC8YvlA11OkWBEg==" w:salt="jwbzvgu5tNjsLU1B0TOCJw=="/>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46C"/>
    <w:rsid w:val="0000671D"/>
    <w:rsid w:val="0001535D"/>
    <w:rsid w:val="000248D1"/>
    <w:rsid w:val="00033071"/>
    <w:rsid w:val="00037165"/>
    <w:rsid w:val="00042D0A"/>
    <w:rsid w:val="0004379C"/>
    <w:rsid w:val="00052818"/>
    <w:rsid w:val="0005495F"/>
    <w:rsid w:val="00057EA7"/>
    <w:rsid w:val="000673E7"/>
    <w:rsid w:val="00067740"/>
    <w:rsid w:val="00067F4F"/>
    <w:rsid w:val="00073166"/>
    <w:rsid w:val="000817AC"/>
    <w:rsid w:val="000817CB"/>
    <w:rsid w:val="00082F63"/>
    <w:rsid w:val="0008371C"/>
    <w:rsid w:val="00086007"/>
    <w:rsid w:val="000869C1"/>
    <w:rsid w:val="00095ACD"/>
    <w:rsid w:val="00095F87"/>
    <w:rsid w:val="000A02CF"/>
    <w:rsid w:val="000A0F8F"/>
    <w:rsid w:val="000A49F4"/>
    <w:rsid w:val="000B073E"/>
    <w:rsid w:val="000B1A5C"/>
    <w:rsid w:val="000B3502"/>
    <w:rsid w:val="000B4561"/>
    <w:rsid w:val="000B6B0A"/>
    <w:rsid w:val="000C3F53"/>
    <w:rsid w:val="000C442C"/>
    <w:rsid w:val="000C4DD4"/>
    <w:rsid w:val="000C718D"/>
    <w:rsid w:val="000D0FEE"/>
    <w:rsid w:val="000D2A3B"/>
    <w:rsid w:val="000D508E"/>
    <w:rsid w:val="000F268C"/>
    <w:rsid w:val="000F376A"/>
    <w:rsid w:val="000F42DD"/>
    <w:rsid w:val="00100A62"/>
    <w:rsid w:val="0010404B"/>
    <w:rsid w:val="0011543E"/>
    <w:rsid w:val="00115CE0"/>
    <w:rsid w:val="0011689D"/>
    <w:rsid w:val="00121519"/>
    <w:rsid w:val="001223D1"/>
    <w:rsid w:val="00124BFE"/>
    <w:rsid w:val="00125B9D"/>
    <w:rsid w:val="001366E6"/>
    <w:rsid w:val="00137174"/>
    <w:rsid w:val="00141DD5"/>
    <w:rsid w:val="00141E27"/>
    <w:rsid w:val="00141FCF"/>
    <w:rsid w:val="00145190"/>
    <w:rsid w:val="00147839"/>
    <w:rsid w:val="00151719"/>
    <w:rsid w:val="001518EC"/>
    <w:rsid w:val="001522F4"/>
    <w:rsid w:val="00155AC7"/>
    <w:rsid w:val="00166905"/>
    <w:rsid w:val="0017291F"/>
    <w:rsid w:val="0018298F"/>
    <w:rsid w:val="00193488"/>
    <w:rsid w:val="00195E1E"/>
    <w:rsid w:val="00195F13"/>
    <w:rsid w:val="001A2B48"/>
    <w:rsid w:val="001A7794"/>
    <w:rsid w:val="001C11BB"/>
    <w:rsid w:val="001C3256"/>
    <w:rsid w:val="001C4817"/>
    <w:rsid w:val="001D6315"/>
    <w:rsid w:val="001D6318"/>
    <w:rsid w:val="001D6C7A"/>
    <w:rsid w:val="001E25E3"/>
    <w:rsid w:val="001E4E9C"/>
    <w:rsid w:val="001F2378"/>
    <w:rsid w:val="001F3891"/>
    <w:rsid w:val="001F42BA"/>
    <w:rsid w:val="0020045F"/>
    <w:rsid w:val="002024F5"/>
    <w:rsid w:val="002044EB"/>
    <w:rsid w:val="002103F2"/>
    <w:rsid w:val="00210F8A"/>
    <w:rsid w:val="00215F2D"/>
    <w:rsid w:val="00220046"/>
    <w:rsid w:val="00222B7B"/>
    <w:rsid w:val="00225055"/>
    <w:rsid w:val="00226E51"/>
    <w:rsid w:val="0024331D"/>
    <w:rsid w:val="00262205"/>
    <w:rsid w:val="00262E4E"/>
    <w:rsid w:val="0026537E"/>
    <w:rsid w:val="00265A37"/>
    <w:rsid w:val="00265C9D"/>
    <w:rsid w:val="00271378"/>
    <w:rsid w:val="002724DE"/>
    <w:rsid w:val="002922FB"/>
    <w:rsid w:val="002A0761"/>
    <w:rsid w:val="002A2D48"/>
    <w:rsid w:val="002B5B82"/>
    <w:rsid w:val="002B6222"/>
    <w:rsid w:val="002C32D4"/>
    <w:rsid w:val="002D4F4E"/>
    <w:rsid w:val="002E0AFB"/>
    <w:rsid w:val="002E0E93"/>
    <w:rsid w:val="002E2A04"/>
    <w:rsid w:val="002E711C"/>
    <w:rsid w:val="002F0467"/>
    <w:rsid w:val="002F3F83"/>
    <w:rsid w:val="002F5730"/>
    <w:rsid w:val="002F5AF1"/>
    <w:rsid w:val="002F6570"/>
    <w:rsid w:val="002F753D"/>
    <w:rsid w:val="00303C1D"/>
    <w:rsid w:val="003060AC"/>
    <w:rsid w:val="003122B3"/>
    <w:rsid w:val="0031716F"/>
    <w:rsid w:val="00333211"/>
    <w:rsid w:val="00333FC1"/>
    <w:rsid w:val="00340049"/>
    <w:rsid w:val="003410D4"/>
    <w:rsid w:val="0034194E"/>
    <w:rsid w:val="00342909"/>
    <w:rsid w:val="00342DC8"/>
    <w:rsid w:val="00343C4A"/>
    <w:rsid w:val="00346D53"/>
    <w:rsid w:val="0035421F"/>
    <w:rsid w:val="00355E80"/>
    <w:rsid w:val="00360D05"/>
    <w:rsid w:val="00362EA4"/>
    <w:rsid w:val="0036351D"/>
    <w:rsid w:val="00365DB7"/>
    <w:rsid w:val="00370AE9"/>
    <w:rsid w:val="00372007"/>
    <w:rsid w:val="0037325A"/>
    <w:rsid w:val="00375952"/>
    <w:rsid w:val="00380463"/>
    <w:rsid w:val="003945FF"/>
    <w:rsid w:val="003950D6"/>
    <w:rsid w:val="00397BD7"/>
    <w:rsid w:val="003A1E32"/>
    <w:rsid w:val="003B1E2C"/>
    <w:rsid w:val="003C0143"/>
    <w:rsid w:val="003C1FB6"/>
    <w:rsid w:val="003C236A"/>
    <w:rsid w:val="003C4B76"/>
    <w:rsid w:val="003C56CD"/>
    <w:rsid w:val="003C6568"/>
    <w:rsid w:val="003C70FC"/>
    <w:rsid w:val="003D7656"/>
    <w:rsid w:val="003E2207"/>
    <w:rsid w:val="003F0D85"/>
    <w:rsid w:val="003F6D2B"/>
    <w:rsid w:val="004001A2"/>
    <w:rsid w:val="00400642"/>
    <w:rsid w:val="00406424"/>
    <w:rsid w:val="00430EBD"/>
    <w:rsid w:val="00435A00"/>
    <w:rsid w:val="00441224"/>
    <w:rsid w:val="00441DA2"/>
    <w:rsid w:val="00446AFF"/>
    <w:rsid w:val="004560CD"/>
    <w:rsid w:val="00457AC4"/>
    <w:rsid w:val="00457F25"/>
    <w:rsid w:val="0046631E"/>
    <w:rsid w:val="0048191A"/>
    <w:rsid w:val="0048453A"/>
    <w:rsid w:val="00485C12"/>
    <w:rsid w:val="00485DDF"/>
    <w:rsid w:val="0049370A"/>
    <w:rsid w:val="00495024"/>
    <w:rsid w:val="0049732C"/>
    <w:rsid w:val="004A0904"/>
    <w:rsid w:val="004A2E6B"/>
    <w:rsid w:val="004A7AE8"/>
    <w:rsid w:val="004B03C7"/>
    <w:rsid w:val="004B77A1"/>
    <w:rsid w:val="004C0767"/>
    <w:rsid w:val="004C5545"/>
    <w:rsid w:val="004D0695"/>
    <w:rsid w:val="004D0D50"/>
    <w:rsid w:val="004D2E68"/>
    <w:rsid w:val="004D6581"/>
    <w:rsid w:val="004E2347"/>
    <w:rsid w:val="004E2BD1"/>
    <w:rsid w:val="004E2E76"/>
    <w:rsid w:val="004E3792"/>
    <w:rsid w:val="004F6524"/>
    <w:rsid w:val="004F67DF"/>
    <w:rsid w:val="0050196F"/>
    <w:rsid w:val="005023F0"/>
    <w:rsid w:val="00502780"/>
    <w:rsid w:val="00505B77"/>
    <w:rsid w:val="00505F17"/>
    <w:rsid w:val="00515D7B"/>
    <w:rsid w:val="0052089E"/>
    <w:rsid w:val="00522B36"/>
    <w:rsid w:val="005249F4"/>
    <w:rsid w:val="00531C95"/>
    <w:rsid w:val="00534973"/>
    <w:rsid w:val="005369AD"/>
    <w:rsid w:val="0054292A"/>
    <w:rsid w:val="00543A22"/>
    <w:rsid w:val="00544640"/>
    <w:rsid w:val="005447AF"/>
    <w:rsid w:val="00552DC0"/>
    <w:rsid w:val="0055362A"/>
    <w:rsid w:val="00555A45"/>
    <w:rsid w:val="00556654"/>
    <w:rsid w:val="005574D1"/>
    <w:rsid w:val="00557919"/>
    <w:rsid w:val="005662F8"/>
    <w:rsid w:val="005674AC"/>
    <w:rsid w:val="00570772"/>
    <w:rsid w:val="00572E88"/>
    <w:rsid w:val="005815C6"/>
    <w:rsid w:val="00583BB1"/>
    <w:rsid w:val="00592064"/>
    <w:rsid w:val="00592A7A"/>
    <w:rsid w:val="0059564C"/>
    <w:rsid w:val="00596A17"/>
    <w:rsid w:val="005A4AE8"/>
    <w:rsid w:val="005A7B75"/>
    <w:rsid w:val="005B08AF"/>
    <w:rsid w:val="005C1D1D"/>
    <w:rsid w:val="005C239B"/>
    <w:rsid w:val="005C4ED3"/>
    <w:rsid w:val="005D053B"/>
    <w:rsid w:val="005D5EF3"/>
    <w:rsid w:val="005D625E"/>
    <w:rsid w:val="005E3A41"/>
    <w:rsid w:val="005E66DF"/>
    <w:rsid w:val="005F0605"/>
    <w:rsid w:val="005F1071"/>
    <w:rsid w:val="005F52D6"/>
    <w:rsid w:val="005F6C7B"/>
    <w:rsid w:val="006061FA"/>
    <w:rsid w:val="006112E4"/>
    <w:rsid w:val="00613C78"/>
    <w:rsid w:val="006221B1"/>
    <w:rsid w:val="00623C9C"/>
    <w:rsid w:val="00636B8A"/>
    <w:rsid w:val="00640C68"/>
    <w:rsid w:val="006433CD"/>
    <w:rsid w:val="006460F8"/>
    <w:rsid w:val="00646F51"/>
    <w:rsid w:val="00652EA6"/>
    <w:rsid w:val="00660E7B"/>
    <w:rsid w:val="00662ACD"/>
    <w:rsid w:val="00671595"/>
    <w:rsid w:val="00671E79"/>
    <w:rsid w:val="0067725F"/>
    <w:rsid w:val="0068152F"/>
    <w:rsid w:val="006820B7"/>
    <w:rsid w:val="00682E9C"/>
    <w:rsid w:val="00683A87"/>
    <w:rsid w:val="00693FDA"/>
    <w:rsid w:val="00696230"/>
    <w:rsid w:val="006A14F8"/>
    <w:rsid w:val="006B00B4"/>
    <w:rsid w:val="006B79DB"/>
    <w:rsid w:val="006C3C36"/>
    <w:rsid w:val="006C3C71"/>
    <w:rsid w:val="006C65F4"/>
    <w:rsid w:val="006C689B"/>
    <w:rsid w:val="006D4066"/>
    <w:rsid w:val="006E3092"/>
    <w:rsid w:val="006E4C40"/>
    <w:rsid w:val="006F27BA"/>
    <w:rsid w:val="006F6D4A"/>
    <w:rsid w:val="006F7477"/>
    <w:rsid w:val="006F764D"/>
    <w:rsid w:val="00703D41"/>
    <w:rsid w:val="00723DDD"/>
    <w:rsid w:val="00724749"/>
    <w:rsid w:val="00725A91"/>
    <w:rsid w:val="007265F2"/>
    <w:rsid w:val="00730FE9"/>
    <w:rsid w:val="007401E0"/>
    <w:rsid w:val="007410DC"/>
    <w:rsid w:val="00747724"/>
    <w:rsid w:val="007557CB"/>
    <w:rsid w:val="00766A30"/>
    <w:rsid w:val="00767373"/>
    <w:rsid w:val="00771C72"/>
    <w:rsid w:val="00775F56"/>
    <w:rsid w:val="00783585"/>
    <w:rsid w:val="007866CD"/>
    <w:rsid w:val="00791D6C"/>
    <w:rsid w:val="00792331"/>
    <w:rsid w:val="007A35D8"/>
    <w:rsid w:val="007B19A0"/>
    <w:rsid w:val="007B6E1C"/>
    <w:rsid w:val="007D090E"/>
    <w:rsid w:val="007D23C6"/>
    <w:rsid w:val="007E3465"/>
    <w:rsid w:val="007E5CBD"/>
    <w:rsid w:val="007F3A17"/>
    <w:rsid w:val="007F583D"/>
    <w:rsid w:val="007F589C"/>
    <w:rsid w:val="007F5963"/>
    <w:rsid w:val="007F7A60"/>
    <w:rsid w:val="008044D2"/>
    <w:rsid w:val="008103DE"/>
    <w:rsid w:val="00811345"/>
    <w:rsid w:val="00814165"/>
    <w:rsid w:val="00820CC3"/>
    <w:rsid w:val="00823E14"/>
    <w:rsid w:val="0083181A"/>
    <w:rsid w:val="008379EB"/>
    <w:rsid w:val="00844704"/>
    <w:rsid w:val="00845AFA"/>
    <w:rsid w:val="00846009"/>
    <w:rsid w:val="008565E7"/>
    <w:rsid w:val="00872819"/>
    <w:rsid w:val="00875E5D"/>
    <w:rsid w:val="00876723"/>
    <w:rsid w:val="008834BB"/>
    <w:rsid w:val="00886B5A"/>
    <w:rsid w:val="00894E3A"/>
    <w:rsid w:val="00895722"/>
    <w:rsid w:val="00896BAC"/>
    <w:rsid w:val="00896EDF"/>
    <w:rsid w:val="008A1394"/>
    <w:rsid w:val="008B2342"/>
    <w:rsid w:val="008B4049"/>
    <w:rsid w:val="008B6058"/>
    <w:rsid w:val="008B6361"/>
    <w:rsid w:val="008C1763"/>
    <w:rsid w:val="008D0BFC"/>
    <w:rsid w:val="008E5AA7"/>
    <w:rsid w:val="008E71CE"/>
    <w:rsid w:val="008F1380"/>
    <w:rsid w:val="008F2E48"/>
    <w:rsid w:val="008F6945"/>
    <w:rsid w:val="009014E9"/>
    <w:rsid w:val="00904D90"/>
    <w:rsid w:val="00910814"/>
    <w:rsid w:val="0091111C"/>
    <w:rsid w:val="00915232"/>
    <w:rsid w:val="00915B9D"/>
    <w:rsid w:val="00915E57"/>
    <w:rsid w:val="00920FCD"/>
    <w:rsid w:val="00932341"/>
    <w:rsid w:val="00943503"/>
    <w:rsid w:val="00952C5C"/>
    <w:rsid w:val="009556C1"/>
    <w:rsid w:val="00955A7B"/>
    <w:rsid w:val="00966014"/>
    <w:rsid w:val="00977AE6"/>
    <w:rsid w:val="00977FD1"/>
    <w:rsid w:val="0098548B"/>
    <w:rsid w:val="009911D5"/>
    <w:rsid w:val="009A13E1"/>
    <w:rsid w:val="009A6B81"/>
    <w:rsid w:val="009B0983"/>
    <w:rsid w:val="009B6EE2"/>
    <w:rsid w:val="009C5B61"/>
    <w:rsid w:val="009C6D79"/>
    <w:rsid w:val="009D2142"/>
    <w:rsid w:val="009D2EAD"/>
    <w:rsid w:val="009D399C"/>
    <w:rsid w:val="009E087A"/>
    <w:rsid w:val="009E32C7"/>
    <w:rsid w:val="009F1225"/>
    <w:rsid w:val="009F3572"/>
    <w:rsid w:val="00A0355F"/>
    <w:rsid w:val="00A125BE"/>
    <w:rsid w:val="00A164AB"/>
    <w:rsid w:val="00A21C3E"/>
    <w:rsid w:val="00A21D98"/>
    <w:rsid w:val="00A226D2"/>
    <w:rsid w:val="00A22886"/>
    <w:rsid w:val="00A264C3"/>
    <w:rsid w:val="00A2753A"/>
    <w:rsid w:val="00A37871"/>
    <w:rsid w:val="00A44126"/>
    <w:rsid w:val="00A50A0E"/>
    <w:rsid w:val="00A55171"/>
    <w:rsid w:val="00A60CD8"/>
    <w:rsid w:val="00A65185"/>
    <w:rsid w:val="00A76972"/>
    <w:rsid w:val="00A779FA"/>
    <w:rsid w:val="00A957C3"/>
    <w:rsid w:val="00AA6334"/>
    <w:rsid w:val="00AA7D16"/>
    <w:rsid w:val="00AB32C9"/>
    <w:rsid w:val="00AB36EF"/>
    <w:rsid w:val="00AC0351"/>
    <w:rsid w:val="00AC1077"/>
    <w:rsid w:val="00AD1248"/>
    <w:rsid w:val="00AD27CE"/>
    <w:rsid w:val="00AD50A1"/>
    <w:rsid w:val="00AE5F2A"/>
    <w:rsid w:val="00AE648A"/>
    <w:rsid w:val="00AE7A45"/>
    <w:rsid w:val="00AE7CDF"/>
    <w:rsid w:val="00AF24A9"/>
    <w:rsid w:val="00AF477E"/>
    <w:rsid w:val="00AF4CB8"/>
    <w:rsid w:val="00B024F0"/>
    <w:rsid w:val="00B057C5"/>
    <w:rsid w:val="00B10C4A"/>
    <w:rsid w:val="00B14D7D"/>
    <w:rsid w:val="00B17811"/>
    <w:rsid w:val="00B25E89"/>
    <w:rsid w:val="00B27E60"/>
    <w:rsid w:val="00B514D9"/>
    <w:rsid w:val="00B52AFC"/>
    <w:rsid w:val="00B532CC"/>
    <w:rsid w:val="00B5449A"/>
    <w:rsid w:val="00B607EA"/>
    <w:rsid w:val="00B60F49"/>
    <w:rsid w:val="00B6227A"/>
    <w:rsid w:val="00B731BB"/>
    <w:rsid w:val="00B73758"/>
    <w:rsid w:val="00B74082"/>
    <w:rsid w:val="00B8131B"/>
    <w:rsid w:val="00B822FA"/>
    <w:rsid w:val="00B92239"/>
    <w:rsid w:val="00B93C2B"/>
    <w:rsid w:val="00BB4666"/>
    <w:rsid w:val="00BB47D7"/>
    <w:rsid w:val="00BC7C89"/>
    <w:rsid w:val="00BC7E91"/>
    <w:rsid w:val="00BD15AE"/>
    <w:rsid w:val="00BD1667"/>
    <w:rsid w:val="00BD62D6"/>
    <w:rsid w:val="00BD76DB"/>
    <w:rsid w:val="00BD7C07"/>
    <w:rsid w:val="00BE157B"/>
    <w:rsid w:val="00BE2820"/>
    <w:rsid w:val="00BE314F"/>
    <w:rsid w:val="00BE3889"/>
    <w:rsid w:val="00BE3B12"/>
    <w:rsid w:val="00BE519F"/>
    <w:rsid w:val="00BF0664"/>
    <w:rsid w:val="00BF3560"/>
    <w:rsid w:val="00BF4E7F"/>
    <w:rsid w:val="00BF591B"/>
    <w:rsid w:val="00C05454"/>
    <w:rsid w:val="00C148BA"/>
    <w:rsid w:val="00C237B3"/>
    <w:rsid w:val="00C269ED"/>
    <w:rsid w:val="00C30AEE"/>
    <w:rsid w:val="00C40941"/>
    <w:rsid w:val="00C45172"/>
    <w:rsid w:val="00C46175"/>
    <w:rsid w:val="00C46923"/>
    <w:rsid w:val="00C5693A"/>
    <w:rsid w:val="00C572E0"/>
    <w:rsid w:val="00C706CF"/>
    <w:rsid w:val="00C726A1"/>
    <w:rsid w:val="00C73A65"/>
    <w:rsid w:val="00C742C3"/>
    <w:rsid w:val="00C7521C"/>
    <w:rsid w:val="00C75716"/>
    <w:rsid w:val="00C76386"/>
    <w:rsid w:val="00C7711A"/>
    <w:rsid w:val="00C84C08"/>
    <w:rsid w:val="00C861DD"/>
    <w:rsid w:val="00C872D9"/>
    <w:rsid w:val="00C94614"/>
    <w:rsid w:val="00C95595"/>
    <w:rsid w:val="00C95E11"/>
    <w:rsid w:val="00CA2004"/>
    <w:rsid w:val="00CA3330"/>
    <w:rsid w:val="00CA42B1"/>
    <w:rsid w:val="00CB0141"/>
    <w:rsid w:val="00CB146C"/>
    <w:rsid w:val="00CB1FA2"/>
    <w:rsid w:val="00CB479E"/>
    <w:rsid w:val="00CC14E8"/>
    <w:rsid w:val="00CC76EB"/>
    <w:rsid w:val="00CD66A1"/>
    <w:rsid w:val="00CD699E"/>
    <w:rsid w:val="00CE5F83"/>
    <w:rsid w:val="00CF2BBE"/>
    <w:rsid w:val="00CF3F57"/>
    <w:rsid w:val="00CF6367"/>
    <w:rsid w:val="00CF64E6"/>
    <w:rsid w:val="00D00B0C"/>
    <w:rsid w:val="00D035AF"/>
    <w:rsid w:val="00D07755"/>
    <w:rsid w:val="00D1175B"/>
    <w:rsid w:val="00D137AB"/>
    <w:rsid w:val="00D26396"/>
    <w:rsid w:val="00D3050F"/>
    <w:rsid w:val="00D31B99"/>
    <w:rsid w:val="00D3344F"/>
    <w:rsid w:val="00D337FE"/>
    <w:rsid w:val="00D3389F"/>
    <w:rsid w:val="00D36FD3"/>
    <w:rsid w:val="00D403A9"/>
    <w:rsid w:val="00D4643D"/>
    <w:rsid w:val="00D51E08"/>
    <w:rsid w:val="00D5388F"/>
    <w:rsid w:val="00D53BAF"/>
    <w:rsid w:val="00D62788"/>
    <w:rsid w:val="00D67E64"/>
    <w:rsid w:val="00D70AE9"/>
    <w:rsid w:val="00D747B3"/>
    <w:rsid w:val="00D74805"/>
    <w:rsid w:val="00D834CB"/>
    <w:rsid w:val="00D83DC3"/>
    <w:rsid w:val="00D84642"/>
    <w:rsid w:val="00D97892"/>
    <w:rsid w:val="00DA3338"/>
    <w:rsid w:val="00DA4D34"/>
    <w:rsid w:val="00DA5256"/>
    <w:rsid w:val="00DA5C22"/>
    <w:rsid w:val="00DB54AC"/>
    <w:rsid w:val="00DB5805"/>
    <w:rsid w:val="00DC1AB9"/>
    <w:rsid w:val="00DC49FE"/>
    <w:rsid w:val="00DC5A91"/>
    <w:rsid w:val="00DC603C"/>
    <w:rsid w:val="00DC70B3"/>
    <w:rsid w:val="00DC72FE"/>
    <w:rsid w:val="00DD053A"/>
    <w:rsid w:val="00DE18EC"/>
    <w:rsid w:val="00DF039A"/>
    <w:rsid w:val="00DF58A2"/>
    <w:rsid w:val="00DF65D7"/>
    <w:rsid w:val="00E034C2"/>
    <w:rsid w:val="00E137DA"/>
    <w:rsid w:val="00E1507F"/>
    <w:rsid w:val="00E158E1"/>
    <w:rsid w:val="00E254D2"/>
    <w:rsid w:val="00E2665D"/>
    <w:rsid w:val="00E343A1"/>
    <w:rsid w:val="00E401C1"/>
    <w:rsid w:val="00E436E7"/>
    <w:rsid w:val="00E569D0"/>
    <w:rsid w:val="00E57499"/>
    <w:rsid w:val="00E60A46"/>
    <w:rsid w:val="00E62DCE"/>
    <w:rsid w:val="00E62F99"/>
    <w:rsid w:val="00E64710"/>
    <w:rsid w:val="00E65660"/>
    <w:rsid w:val="00E66E5B"/>
    <w:rsid w:val="00E66F1E"/>
    <w:rsid w:val="00E7012D"/>
    <w:rsid w:val="00E70154"/>
    <w:rsid w:val="00E72A77"/>
    <w:rsid w:val="00E731BB"/>
    <w:rsid w:val="00E93E18"/>
    <w:rsid w:val="00EA2EF9"/>
    <w:rsid w:val="00EB5245"/>
    <w:rsid w:val="00EB7A8B"/>
    <w:rsid w:val="00EC0C6D"/>
    <w:rsid w:val="00EC6882"/>
    <w:rsid w:val="00EC6CC6"/>
    <w:rsid w:val="00ED288B"/>
    <w:rsid w:val="00ED50C6"/>
    <w:rsid w:val="00ED6A28"/>
    <w:rsid w:val="00ED72BB"/>
    <w:rsid w:val="00EE0CBC"/>
    <w:rsid w:val="00EE5480"/>
    <w:rsid w:val="00EE66F7"/>
    <w:rsid w:val="00EF2009"/>
    <w:rsid w:val="00EF2F37"/>
    <w:rsid w:val="00EF302A"/>
    <w:rsid w:val="00EF6231"/>
    <w:rsid w:val="00EF66F8"/>
    <w:rsid w:val="00EF6E3F"/>
    <w:rsid w:val="00F000F2"/>
    <w:rsid w:val="00F01553"/>
    <w:rsid w:val="00F13A96"/>
    <w:rsid w:val="00F175EF"/>
    <w:rsid w:val="00F31426"/>
    <w:rsid w:val="00F32B4C"/>
    <w:rsid w:val="00F450F4"/>
    <w:rsid w:val="00F46894"/>
    <w:rsid w:val="00F46AFC"/>
    <w:rsid w:val="00F53B67"/>
    <w:rsid w:val="00F6141D"/>
    <w:rsid w:val="00F6381B"/>
    <w:rsid w:val="00F63DB1"/>
    <w:rsid w:val="00F6433B"/>
    <w:rsid w:val="00F653DB"/>
    <w:rsid w:val="00F66F26"/>
    <w:rsid w:val="00F672D3"/>
    <w:rsid w:val="00F7272F"/>
    <w:rsid w:val="00F77B78"/>
    <w:rsid w:val="00F83F6B"/>
    <w:rsid w:val="00F95AE9"/>
    <w:rsid w:val="00F95F55"/>
    <w:rsid w:val="00F9670E"/>
    <w:rsid w:val="00FA5716"/>
    <w:rsid w:val="00FA7EC5"/>
    <w:rsid w:val="00FB386A"/>
    <w:rsid w:val="00FB7FF3"/>
    <w:rsid w:val="00FC03C4"/>
    <w:rsid w:val="00FC3200"/>
    <w:rsid w:val="00FC7A0E"/>
    <w:rsid w:val="00FD0F9B"/>
    <w:rsid w:val="00FD49A2"/>
    <w:rsid w:val="00FE4130"/>
    <w:rsid w:val="00FF4DE4"/>
    <w:rsid w:val="11F9BC90"/>
    <w:rsid w:val="1D0A6C41"/>
    <w:rsid w:val="1D2467FD"/>
    <w:rsid w:val="205962EC"/>
    <w:rsid w:val="54972F3A"/>
    <w:rsid w:val="55888C69"/>
    <w:rsid w:val="5C4033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F5E3C"/>
  <w15:docId w15:val="{8CC04AAB-8090-3942-94B5-64BD36F72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031"/>
  </w:style>
  <w:style w:type="paragraph" w:styleId="Heading1">
    <w:name w:val="heading 1"/>
    <w:basedOn w:val="Normal"/>
    <w:link w:val="Heading1Char"/>
    <w:uiPriority w:val="9"/>
    <w:qFormat/>
    <w:rsid w:val="004C65FF"/>
    <w:pPr>
      <w:spacing w:before="100" w:beforeAutospacing="1" w:after="100" w:afterAutospacing="1" w:line="240" w:lineRule="auto"/>
      <w:outlineLvl w:val="0"/>
    </w:pPr>
    <w:rPr>
      <w:rFonts w:ascii="Times New Roman" w:hAnsi="Times New Roman"/>
      <w:b/>
      <w:bCs/>
      <w:kern w:val="36"/>
      <w:sz w:val="48"/>
      <w:szCs w:val="48"/>
    </w:rPr>
  </w:style>
  <w:style w:type="paragraph" w:styleId="Heading2">
    <w:name w:val="heading 2"/>
    <w:basedOn w:val="Normal"/>
    <w:link w:val="Heading2Char"/>
    <w:uiPriority w:val="9"/>
    <w:semiHidden/>
    <w:unhideWhenUsed/>
    <w:qFormat/>
    <w:rsid w:val="004C65FF"/>
    <w:pPr>
      <w:spacing w:before="100" w:beforeAutospacing="1" w:after="100" w:afterAutospacing="1" w:line="240" w:lineRule="auto"/>
      <w:outlineLvl w:val="1"/>
    </w:pPr>
    <w:rPr>
      <w:rFonts w:ascii="Times New Roman" w:hAnsi="Times New Roman"/>
      <w:b/>
      <w:bCs/>
      <w:sz w:val="36"/>
      <w:szCs w:val="36"/>
    </w:rPr>
  </w:style>
  <w:style w:type="paragraph" w:styleId="Heading3">
    <w:name w:val="heading 3"/>
    <w:basedOn w:val="Normal"/>
    <w:link w:val="Heading3Char"/>
    <w:uiPriority w:val="9"/>
    <w:semiHidden/>
    <w:unhideWhenUsed/>
    <w:qFormat/>
    <w:rsid w:val="004C65FF"/>
    <w:pPr>
      <w:spacing w:before="100" w:beforeAutospacing="1" w:after="100" w:afterAutospacing="1" w:line="240" w:lineRule="auto"/>
      <w:outlineLvl w:val="2"/>
    </w:pPr>
    <w:rPr>
      <w:rFonts w:ascii="Times New Roman" w:hAnsi="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9"/>
    <w:locked/>
    <w:rsid w:val="004C65FF"/>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9"/>
    <w:locked/>
    <w:rsid w:val="004C65FF"/>
    <w:rPr>
      <w:rFonts w:ascii="Times New Roman" w:hAnsi="Times New Roman" w:cs="Times New Roman"/>
      <w:b/>
      <w:bCs/>
      <w:sz w:val="36"/>
      <w:szCs w:val="36"/>
    </w:rPr>
  </w:style>
  <w:style w:type="character" w:customStyle="1" w:styleId="Heading3Char">
    <w:name w:val="Heading 3 Char"/>
    <w:basedOn w:val="DefaultParagraphFont"/>
    <w:link w:val="Heading3"/>
    <w:uiPriority w:val="99"/>
    <w:locked/>
    <w:rsid w:val="004C65FF"/>
    <w:rPr>
      <w:rFonts w:ascii="Times New Roman" w:hAnsi="Times New Roman" w:cs="Times New Roman"/>
      <w:b/>
      <w:bCs/>
      <w:sz w:val="27"/>
      <w:szCs w:val="27"/>
    </w:rPr>
  </w:style>
  <w:style w:type="character" w:customStyle="1" w:styleId="apple-style-span">
    <w:name w:val="apple-style-span"/>
    <w:basedOn w:val="DefaultParagraphFont"/>
    <w:uiPriority w:val="99"/>
    <w:rsid w:val="004C65FF"/>
    <w:rPr>
      <w:rFonts w:cs="Times New Roman"/>
    </w:rPr>
  </w:style>
  <w:style w:type="paragraph" w:styleId="NormalWeb">
    <w:name w:val="Normal (Web)"/>
    <w:basedOn w:val="Normal"/>
    <w:uiPriority w:val="99"/>
    <w:semiHidden/>
    <w:rsid w:val="004C65FF"/>
    <w:pPr>
      <w:spacing w:before="100" w:beforeAutospacing="1" w:after="100" w:afterAutospacing="1" w:line="240" w:lineRule="auto"/>
    </w:pPr>
    <w:rPr>
      <w:rFonts w:ascii="Times New Roman" w:hAnsi="Times New Roman"/>
      <w:sz w:val="24"/>
      <w:szCs w:val="24"/>
    </w:rPr>
  </w:style>
  <w:style w:type="character" w:styleId="Emphasis">
    <w:name w:val="Emphasis"/>
    <w:basedOn w:val="DefaultParagraphFont"/>
    <w:uiPriority w:val="20"/>
    <w:qFormat/>
    <w:rsid w:val="004C65FF"/>
    <w:rPr>
      <w:rFonts w:cs="Times New Roman"/>
      <w:i/>
      <w:iCs/>
    </w:rPr>
  </w:style>
  <w:style w:type="character" w:styleId="Strong">
    <w:name w:val="Strong"/>
    <w:basedOn w:val="DefaultParagraphFont"/>
    <w:uiPriority w:val="22"/>
    <w:qFormat/>
    <w:rsid w:val="004C65FF"/>
    <w:rPr>
      <w:rFonts w:cs="Times New Roman"/>
      <w:b/>
      <w:bCs/>
    </w:rPr>
  </w:style>
  <w:style w:type="character" w:customStyle="1" w:styleId="apple-converted-space">
    <w:name w:val="apple-converted-space"/>
    <w:basedOn w:val="DefaultParagraphFont"/>
    <w:rsid w:val="004C65FF"/>
    <w:rPr>
      <w:rFonts w:cs="Times New Roman"/>
    </w:rPr>
  </w:style>
  <w:style w:type="character" w:customStyle="1" w:styleId="caps">
    <w:name w:val="caps"/>
    <w:basedOn w:val="DefaultParagraphFont"/>
    <w:uiPriority w:val="99"/>
    <w:rsid w:val="007909C9"/>
    <w:rPr>
      <w:rFonts w:cs="Times New Roman"/>
    </w:rPr>
  </w:style>
  <w:style w:type="paragraph" w:styleId="ListParagraph">
    <w:name w:val="List Paragraph"/>
    <w:basedOn w:val="Normal"/>
    <w:uiPriority w:val="1"/>
    <w:qFormat/>
    <w:rsid w:val="00C06A25"/>
    <w:pPr>
      <w:ind w:left="720"/>
      <w:contextualSpacing/>
    </w:pPr>
  </w:style>
  <w:style w:type="paragraph" w:styleId="Header">
    <w:name w:val="header"/>
    <w:basedOn w:val="Normal"/>
    <w:link w:val="HeaderChar"/>
    <w:uiPriority w:val="99"/>
    <w:semiHidden/>
    <w:rsid w:val="0089537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locked/>
    <w:rsid w:val="0089537E"/>
    <w:rPr>
      <w:rFonts w:cs="Times New Roman"/>
    </w:rPr>
  </w:style>
  <w:style w:type="paragraph" w:styleId="Footer">
    <w:name w:val="footer"/>
    <w:basedOn w:val="Normal"/>
    <w:link w:val="FooterChar"/>
    <w:uiPriority w:val="99"/>
    <w:rsid w:val="0089537E"/>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89537E"/>
    <w:rPr>
      <w:rFonts w:cs="Times New Roman"/>
    </w:rPr>
  </w:style>
  <w:style w:type="paragraph" w:styleId="BalloonText">
    <w:name w:val="Balloon Text"/>
    <w:basedOn w:val="Normal"/>
    <w:link w:val="BalloonTextChar"/>
    <w:uiPriority w:val="99"/>
    <w:semiHidden/>
    <w:rsid w:val="008953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89537E"/>
    <w:rPr>
      <w:rFonts w:ascii="Tahoma" w:hAnsi="Tahoma" w:cs="Tahoma"/>
      <w:sz w:val="16"/>
      <w:szCs w:val="16"/>
    </w:rPr>
  </w:style>
  <w:style w:type="character" w:styleId="Hyperlink">
    <w:name w:val="Hyperlink"/>
    <w:basedOn w:val="DefaultParagraphFont"/>
    <w:uiPriority w:val="99"/>
    <w:rsid w:val="002B6F50"/>
    <w:rPr>
      <w:rFonts w:cs="Times New Roman"/>
      <w:color w:val="0000FF"/>
      <w:u w:val="single"/>
    </w:rPr>
  </w:style>
  <w:style w:type="character" w:customStyle="1" w:styleId="zzmpTrailerItem">
    <w:name w:val="zzmpTrailerItem"/>
    <w:basedOn w:val="DefaultParagraphFont"/>
    <w:uiPriority w:val="99"/>
    <w:rsid w:val="00D960BA"/>
    <w:rPr>
      <w:rFonts w:ascii="Calibri" w:hAnsi="Calibri" w:cs="Times New Roman"/>
      <w:noProof/>
      <w:color w:val="auto"/>
      <w:spacing w:val="0"/>
      <w:position w:val="0"/>
      <w:sz w:val="16"/>
      <w:szCs w:val="16"/>
      <w:u w:val="none"/>
      <w:effect w:val="none"/>
      <w:vertAlign w:val="baseline"/>
    </w:rPr>
  </w:style>
  <w:style w:type="table" w:styleId="TableGrid">
    <w:name w:val="Table Grid"/>
    <w:basedOn w:val="TableNormal"/>
    <w:uiPriority w:val="39"/>
    <w:locked/>
    <w:rsid w:val="00375285"/>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edFirstLevelwithNumber">
    <w:name w:val="Numbered First Level with Number"/>
    <w:basedOn w:val="Normal"/>
    <w:next w:val="Normal"/>
    <w:autoRedefine/>
    <w:uiPriority w:val="99"/>
    <w:rsid w:val="00E65660"/>
    <w:pPr>
      <w:numPr>
        <w:ilvl w:val="1"/>
        <w:numId w:val="1"/>
      </w:numPr>
      <w:autoSpaceDE w:val="0"/>
      <w:autoSpaceDN w:val="0"/>
      <w:adjustRightInd w:val="0"/>
      <w:spacing w:before="120" w:after="120" w:line="240" w:lineRule="auto"/>
      <w:ind w:left="180" w:firstLine="540"/>
    </w:pPr>
    <w:rPr>
      <w:rFonts w:ascii="Times New Roman" w:hAnsi="Times New Roman"/>
      <w:sz w:val="20"/>
      <w:szCs w:val="20"/>
    </w:rPr>
  </w:style>
  <w:style w:type="character" w:styleId="CommentReference">
    <w:name w:val="annotation reference"/>
    <w:basedOn w:val="DefaultParagraphFont"/>
    <w:rsid w:val="007375D0"/>
    <w:rPr>
      <w:rFonts w:cs="Times New Roman"/>
      <w:sz w:val="16"/>
      <w:szCs w:val="16"/>
    </w:rPr>
  </w:style>
  <w:style w:type="paragraph" w:styleId="CommentText">
    <w:name w:val="annotation text"/>
    <w:basedOn w:val="Normal"/>
    <w:link w:val="CommentTextChar"/>
    <w:uiPriority w:val="99"/>
    <w:semiHidden/>
    <w:rsid w:val="007375D0"/>
    <w:pPr>
      <w:spacing w:line="240" w:lineRule="auto"/>
    </w:pPr>
    <w:rPr>
      <w:sz w:val="20"/>
      <w:szCs w:val="20"/>
    </w:rPr>
  </w:style>
  <w:style w:type="character" w:customStyle="1" w:styleId="CommentTextChar">
    <w:name w:val="Comment Text Char"/>
    <w:basedOn w:val="DefaultParagraphFont"/>
    <w:link w:val="CommentText"/>
    <w:uiPriority w:val="99"/>
    <w:semiHidden/>
    <w:locked/>
    <w:rsid w:val="007375D0"/>
    <w:rPr>
      <w:rFonts w:cs="Times New Roman"/>
      <w:sz w:val="20"/>
      <w:szCs w:val="20"/>
    </w:rPr>
  </w:style>
  <w:style w:type="paragraph" w:styleId="CommentSubject">
    <w:name w:val="annotation subject"/>
    <w:basedOn w:val="CommentText"/>
    <w:next w:val="CommentText"/>
    <w:link w:val="CommentSubjectChar"/>
    <w:uiPriority w:val="99"/>
    <w:semiHidden/>
    <w:rsid w:val="007375D0"/>
    <w:rPr>
      <w:b/>
      <w:bCs/>
    </w:rPr>
  </w:style>
  <w:style w:type="character" w:customStyle="1" w:styleId="CommentSubjectChar">
    <w:name w:val="Comment Subject Char"/>
    <w:basedOn w:val="CommentTextChar"/>
    <w:link w:val="CommentSubject"/>
    <w:uiPriority w:val="99"/>
    <w:semiHidden/>
    <w:locked/>
    <w:rsid w:val="007375D0"/>
    <w:rPr>
      <w:rFonts w:cs="Times New Roman"/>
      <w:b/>
      <w:bCs/>
      <w:sz w:val="20"/>
      <w:szCs w:val="20"/>
    </w:rPr>
  </w:style>
  <w:style w:type="paragraph" w:styleId="Revision">
    <w:name w:val="Revision"/>
    <w:hidden/>
    <w:uiPriority w:val="99"/>
    <w:semiHidden/>
    <w:rsid w:val="007375D0"/>
  </w:style>
  <w:style w:type="paragraph" w:customStyle="1" w:styleId="FFWBody1">
    <w:name w:val="FFW Body 1"/>
    <w:basedOn w:val="Normal"/>
    <w:locked/>
    <w:rsid w:val="00215431"/>
    <w:pPr>
      <w:spacing w:before="240" w:after="0" w:line="260" w:lineRule="atLeast"/>
      <w:ind w:left="794"/>
      <w:jc w:val="both"/>
    </w:pPr>
    <w:rPr>
      <w:rFonts w:ascii="Arial" w:hAnsi="Arial" w:cs="Arial"/>
      <w:sz w:val="20"/>
    </w:rPr>
  </w:style>
  <w:style w:type="paragraph" w:customStyle="1" w:styleId="Lv1Title1">
    <w:name w:val="Lv1 Title 1"/>
    <w:aliases w:val="2,3"/>
    <w:basedOn w:val="Normal"/>
    <w:next w:val="Lv2Titlea"/>
    <w:rsid w:val="00E65660"/>
    <w:pPr>
      <w:numPr>
        <w:numId w:val="2"/>
      </w:numPr>
      <w:spacing w:after="0" w:line="240" w:lineRule="auto"/>
      <w:jc w:val="both"/>
    </w:pPr>
    <w:rPr>
      <w:rFonts w:ascii="Verdana" w:hAnsi="Verdana" w:cs="Verdana"/>
      <w:b/>
      <w:bCs/>
      <w:sz w:val="18"/>
      <w:szCs w:val="18"/>
    </w:rPr>
  </w:style>
  <w:style w:type="paragraph" w:customStyle="1" w:styleId="Lv2Titlea">
    <w:name w:val="Lv2 Title a"/>
    <w:aliases w:val="b,c"/>
    <w:next w:val="Lv3Titlei"/>
    <w:rsid w:val="00E65660"/>
    <w:pPr>
      <w:keepNext/>
      <w:numPr>
        <w:ilvl w:val="1"/>
        <w:numId w:val="2"/>
      </w:numPr>
      <w:jc w:val="both"/>
    </w:pPr>
    <w:rPr>
      <w:rFonts w:ascii="Verdana" w:hAnsi="Verdana" w:cs="Verdana"/>
      <w:sz w:val="18"/>
      <w:szCs w:val="18"/>
    </w:rPr>
  </w:style>
  <w:style w:type="paragraph" w:customStyle="1" w:styleId="Lv3Titlei">
    <w:name w:val="Lv3 Title i"/>
    <w:aliases w:val="i,iii"/>
    <w:rsid w:val="00E65660"/>
    <w:pPr>
      <w:keepNext/>
      <w:numPr>
        <w:ilvl w:val="2"/>
        <w:numId w:val="2"/>
      </w:numPr>
      <w:jc w:val="both"/>
    </w:pPr>
    <w:rPr>
      <w:rFonts w:ascii="Verdana" w:hAnsi="Verdana" w:cs="Verdana"/>
      <w:sz w:val="18"/>
      <w:szCs w:val="18"/>
    </w:rPr>
  </w:style>
  <w:style w:type="paragraph" w:customStyle="1" w:styleId="ScheduleL4">
    <w:name w:val="Schedule L4"/>
    <w:basedOn w:val="Normal"/>
    <w:uiPriority w:val="99"/>
    <w:rsid w:val="007553A3"/>
    <w:pPr>
      <w:widowControl w:val="0"/>
      <w:autoSpaceDE w:val="0"/>
      <w:autoSpaceDN w:val="0"/>
      <w:adjustRightInd w:val="0"/>
      <w:spacing w:after="140" w:line="280" w:lineRule="atLeast"/>
    </w:pPr>
    <w:rPr>
      <w:rFonts w:ascii="Times New Roman" w:hAnsi="Times New Roman"/>
      <w:lang w:val="en-AU"/>
    </w:rPr>
  </w:style>
  <w:style w:type="paragraph" w:styleId="PlainText">
    <w:name w:val="Plain Text"/>
    <w:basedOn w:val="Normal"/>
    <w:link w:val="PlainTextChar"/>
    <w:uiPriority w:val="99"/>
    <w:unhideWhenUsed/>
    <w:rsid w:val="006F7A56"/>
    <w:pPr>
      <w:spacing w:after="0" w:line="240" w:lineRule="auto"/>
    </w:pPr>
    <w:rPr>
      <w:rFonts w:ascii="Consolas" w:eastAsiaTheme="minorHAnsi" w:hAnsi="Consolas" w:cstheme="minorBidi"/>
      <w:sz w:val="21"/>
      <w:szCs w:val="21"/>
    </w:rPr>
  </w:style>
  <w:style w:type="character" w:customStyle="1" w:styleId="PlainTextChar">
    <w:name w:val="Plain Text Char"/>
    <w:basedOn w:val="DefaultParagraphFont"/>
    <w:link w:val="PlainText"/>
    <w:uiPriority w:val="99"/>
    <w:rsid w:val="006F7A56"/>
    <w:rPr>
      <w:rFonts w:ascii="Consolas" w:eastAsiaTheme="minorHAnsi" w:hAnsi="Consolas" w:cstheme="minorBidi"/>
      <w:sz w:val="21"/>
      <w:szCs w:val="21"/>
    </w:rPr>
  </w:style>
  <w:style w:type="character" w:customStyle="1" w:styleId="il">
    <w:name w:val="il"/>
    <w:basedOn w:val="DefaultParagraphFont"/>
    <w:rsid w:val="001221F4"/>
  </w:style>
  <w:style w:type="paragraph" w:customStyle="1" w:styleId="2-LevelLegal1">
    <w:name w:val="2-Level Legal1"/>
    <w:basedOn w:val="Normal"/>
    <w:next w:val="Normal"/>
    <w:rsid w:val="00E65660"/>
    <w:pPr>
      <w:numPr>
        <w:numId w:val="5"/>
      </w:numPr>
      <w:spacing w:after="240" w:line="240" w:lineRule="auto"/>
      <w:outlineLvl w:val="0"/>
    </w:pPr>
    <w:rPr>
      <w:rFonts w:ascii="Times New Roman" w:hAnsi="Times New Roman"/>
      <w:sz w:val="20"/>
      <w:szCs w:val="24"/>
    </w:rPr>
  </w:style>
  <w:style w:type="paragraph" w:customStyle="1" w:styleId="2-LevelLegal2">
    <w:name w:val="2-Level Legal2"/>
    <w:basedOn w:val="Normal"/>
    <w:rsid w:val="00E65660"/>
    <w:pPr>
      <w:numPr>
        <w:ilvl w:val="1"/>
        <w:numId w:val="5"/>
      </w:numPr>
      <w:spacing w:after="240" w:line="240" w:lineRule="auto"/>
      <w:outlineLvl w:val="1"/>
    </w:pPr>
    <w:rPr>
      <w:rFonts w:ascii="Times New Roman" w:hAnsi="Times New Roman"/>
      <w:color w:val="000000"/>
      <w:sz w:val="20"/>
      <w:szCs w:val="24"/>
    </w:rPr>
  </w:style>
  <w:style w:type="paragraph" w:customStyle="1" w:styleId="2-LevelLegal3">
    <w:name w:val="2-Level Legal3"/>
    <w:basedOn w:val="Normal"/>
    <w:rsid w:val="00E65660"/>
    <w:pPr>
      <w:numPr>
        <w:ilvl w:val="2"/>
        <w:numId w:val="5"/>
      </w:numPr>
      <w:spacing w:after="240" w:line="240" w:lineRule="auto"/>
      <w:outlineLvl w:val="2"/>
    </w:pPr>
    <w:rPr>
      <w:rFonts w:ascii="Times New Roman" w:hAnsi="Times New Roman"/>
      <w:color w:val="000000"/>
      <w:sz w:val="20"/>
      <w:szCs w:val="24"/>
    </w:rPr>
  </w:style>
  <w:style w:type="paragraph" w:customStyle="1" w:styleId="2-LevelLegal4">
    <w:name w:val="2-Level Legal4"/>
    <w:basedOn w:val="Normal"/>
    <w:rsid w:val="00E65660"/>
    <w:pPr>
      <w:numPr>
        <w:ilvl w:val="3"/>
        <w:numId w:val="5"/>
      </w:numPr>
      <w:spacing w:after="240" w:line="240" w:lineRule="auto"/>
      <w:ind w:right="720"/>
      <w:outlineLvl w:val="3"/>
    </w:pPr>
    <w:rPr>
      <w:rFonts w:ascii="Times New Roman" w:hAnsi="Times New Roman"/>
      <w:color w:val="000000"/>
      <w:sz w:val="20"/>
      <w:szCs w:val="24"/>
    </w:rPr>
  </w:style>
  <w:style w:type="paragraph" w:customStyle="1" w:styleId="2-LevelLegal5">
    <w:name w:val="2-Level Legal5"/>
    <w:basedOn w:val="Normal"/>
    <w:rsid w:val="00E65660"/>
    <w:pPr>
      <w:numPr>
        <w:ilvl w:val="4"/>
        <w:numId w:val="5"/>
      </w:numPr>
      <w:spacing w:after="240" w:line="240" w:lineRule="auto"/>
      <w:ind w:right="720"/>
      <w:outlineLvl w:val="4"/>
    </w:pPr>
    <w:rPr>
      <w:rFonts w:ascii="Times New Roman" w:hAnsi="Times New Roman"/>
      <w:color w:val="000000"/>
      <w:sz w:val="20"/>
      <w:szCs w:val="24"/>
    </w:rPr>
  </w:style>
  <w:style w:type="paragraph" w:customStyle="1" w:styleId="2-LevelLegal6">
    <w:name w:val="2-Level Legal6"/>
    <w:basedOn w:val="Normal"/>
    <w:rsid w:val="00E65660"/>
    <w:pPr>
      <w:numPr>
        <w:ilvl w:val="5"/>
        <w:numId w:val="5"/>
      </w:numPr>
      <w:spacing w:after="240" w:line="240" w:lineRule="auto"/>
      <w:ind w:right="1440"/>
      <w:outlineLvl w:val="5"/>
    </w:pPr>
    <w:rPr>
      <w:rFonts w:ascii="Times New Roman" w:hAnsi="Times New Roman"/>
      <w:color w:val="000000"/>
      <w:sz w:val="20"/>
      <w:szCs w:val="24"/>
    </w:rPr>
  </w:style>
  <w:style w:type="paragraph" w:styleId="BodyText">
    <w:name w:val="Body Text"/>
    <w:basedOn w:val="Normal"/>
    <w:link w:val="BodyTextChar"/>
    <w:uiPriority w:val="1"/>
    <w:qFormat/>
    <w:rsid w:val="00DE44F8"/>
    <w:pPr>
      <w:widowControl w:val="0"/>
      <w:autoSpaceDE w:val="0"/>
      <w:autoSpaceDN w:val="0"/>
      <w:spacing w:after="0" w:line="240" w:lineRule="auto"/>
      <w:ind w:left="1180" w:hanging="720"/>
    </w:pPr>
    <w:rPr>
      <w:lang w:bidi="en-US"/>
    </w:rPr>
  </w:style>
  <w:style w:type="character" w:customStyle="1" w:styleId="BodyTextChar">
    <w:name w:val="Body Text Char"/>
    <w:basedOn w:val="DefaultParagraphFont"/>
    <w:link w:val="BodyText"/>
    <w:uiPriority w:val="1"/>
    <w:rsid w:val="00DE44F8"/>
    <w:rPr>
      <w:rFonts w:eastAsia="Calibri" w:cs="Calibri"/>
      <w:lang w:bidi="en-US"/>
    </w:rPr>
  </w:style>
  <w:style w:type="paragraph" w:styleId="NoSpacing">
    <w:name w:val="No Spacing"/>
    <w:uiPriority w:val="1"/>
    <w:qFormat/>
    <w:rsid w:val="00DE44F8"/>
  </w:style>
  <w:style w:type="character" w:customStyle="1" w:styleId="lawtitletext">
    <w:name w:val="lawtitle_text"/>
    <w:basedOn w:val="DefaultParagraphFont"/>
    <w:rsid w:val="00576371"/>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rPr>
      <w:sz w:val="20"/>
      <w:szCs w:val="20"/>
    </w:rPr>
    <w:tblPr>
      <w:tblStyleRowBandSize w:val="1"/>
      <w:tblStyleColBandSize w:val="1"/>
      <w:tblCellMar>
        <w:left w:w="115" w:type="dxa"/>
        <w:right w:w="115" w:type="dxa"/>
      </w:tblCellMar>
    </w:tblPr>
  </w:style>
  <w:style w:type="table" w:customStyle="1" w:styleId="a1">
    <w:basedOn w:val="TableNormal"/>
    <w:rPr>
      <w:sz w:val="20"/>
      <w:szCs w:val="20"/>
    </w:rPr>
    <w:tblPr>
      <w:tblStyleRowBandSize w:val="1"/>
      <w:tblStyleColBandSize w:val="1"/>
      <w:tblCellMar>
        <w:left w:w="115" w:type="dxa"/>
        <w:right w:w="115" w:type="dxa"/>
      </w:tblCellMar>
    </w:tblPr>
  </w:style>
  <w:style w:type="character" w:customStyle="1" w:styleId="TitleChar">
    <w:name w:val="Title Char"/>
    <w:basedOn w:val="DefaultParagraphFont"/>
    <w:link w:val="Title"/>
    <w:rsid w:val="00671595"/>
    <w:rPr>
      <w:b/>
      <w:sz w:val="72"/>
      <w:szCs w:val="72"/>
    </w:rPr>
  </w:style>
  <w:style w:type="character" w:styleId="PlaceholderText">
    <w:name w:val="Placeholder Text"/>
    <w:basedOn w:val="DefaultParagraphFont"/>
    <w:uiPriority w:val="99"/>
    <w:semiHidden/>
    <w:rsid w:val="00671595"/>
    <w:rPr>
      <w:color w:val="808080"/>
    </w:rPr>
  </w:style>
  <w:style w:type="character" w:styleId="UnresolvedMention">
    <w:name w:val="Unresolved Mention"/>
    <w:basedOn w:val="DefaultParagraphFont"/>
    <w:uiPriority w:val="99"/>
    <w:semiHidden/>
    <w:unhideWhenUsed/>
    <w:rsid w:val="00C469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941907">
      <w:bodyDiv w:val="1"/>
      <w:marLeft w:val="0"/>
      <w:marRight w:val="0"/>
      <w:marTop w:val="0"/>
      <w:marBottom w:val="0"/>
      <w:divBdr>
        <w:top w:val="none" w:sz="0" w:space="0" w:color="auto"/>
        <w:left w:val="none" w:sz="0" w:space="0" w:color="auto"/>
        <w:bottom w:val="none" w:sz="0" w:space="0" w:color="auto"/>
        <w:right w:val="none" w:sz="0" w:space="0" w:color="auto"/>
      </w:divBdr>
      <w:divsChild>
        <w:div w:id="1036587553">
          <w:blockQuote w:val="1"/>
          <w:marLeft w:val="0"/>
          <w:marRight w:val="0"/>
          <w:marTop w:val="60"/>
          <w:marBottom w:val="60"/>
          <w:divBdr>
            <w:top w:val="none" w:sz="0" w:space="0" w:color="auto"/>
            <w:left w:val="none" w:sz="0" w:space="0" w:color="auto"/>
            <w:bottom w:val="none" w:sz="0" w:space="0" w:color="auto"/>
            <w:right w:val="none" w:sz="0" w:space="0" w:color="auto"/>
          </w:divBdr>
        </w:div>
      </w:divsChild>
    </w:div>
    <w:div w:id="356658331">
      <w:bodyDiv w:val="1"/>
      <w:marLeft w:val="0"/>
      <w:marRight w:val="0"/>
      <w:marTop w:val="0"/>
      <w:marBottom w:val="0"/>
      <w:divBdr>
        <w:top w:val="none" w:sz="0" w:space="0" w:color="auto"/>
        <w:left w:val="none" w:sz="0" w:space="0" w:color="auto"/>
        <w:bottom w:val="none" w:sz="0" w:space="0" w:color="auto"/>
        <w:right w:val="none" w:sz="0" w:space="0" w:color="auto"/>
      </w:divBdr>
      <w:divsChild>
        <w:div w:id="1929190474">
          <w:marLeft w:val="0"/>
          <w:marRight w:val="0"/>
          <w:marTop w:val="0"/>
          <w:marBottom w:val="0"/>
          <w:divBdr>
            <w:top w:val="none" w:sz="0" w:space="0" w:color="auto"/>
            <w:left w:val="none" w:sz="0" w:space="0" w:color="auto"/>
            <w:bottom w:val="none" w:sz="0" w:space="0" w:color="auto"/>
            <w:right w:val="none" w:sz="0" w:space="0" w:color="auto"/>
          </w:divBdr>
          <w:divsChild>
            <w:div w:id="47263447">
              <w:marLeft w:val="0"/>
              <w:marRight w:val="0"/>
              <w:marTop w:val="0"/>
              <w:marBottom w:val="0"/>
              <w:divBdr>
                <w:top w:val="none" w:sz="0" w:space="0" w:color="auto"/>
                <w:left w:val="none" w:sz="0" w:space="0" w:color="auto"/>
                <w:bottom w:val="none" w:sz="0" w:space="0" w:color="auto"/>
                <w:right w:val="none" w:sz="0" w:space="0" w:color="auto"/>
              </w:divBdr>
            </w:div>
          </w:divsChild>
        </w:div>
        <w:div w:id="990594908">
          <w:marLeft w:val="0"/>
          <w:marRight w:val="0"/>
          <w:marTop w:val="0"/>
          <w:marBottom w:val="0"/>
          <w:divBdr>
            <w:top w:val="none" w:sz="0" w:space="0" w:color="auto"/>
            <w:left w:val="none" w:sz="0" w:space="0" w:color="auto"/>
            <w:bottom w:val="none" w:sz="0" w:space="0" w:color="auto"/>
            <w:right w:val="none" w:sz="0" w:space="0" w:color="auto"/>
          </w:divBdr>
          <w:divsChild>
            <w:div w:id="1133057450">
              <w:marLeft w:val="0"/>
              <w:marRight w:val="0"/>
              <w:marTop w:val="0"/>
              <w:marBottom w:val="0"/>
              <w:divBdr>
                <w:top w:val="none" w:sz="0" w:space="0" w:color="auto"/>
                <w:left w:val="none" w:sz="0" w:space="0" w:color="auto"/>
                <w:bottom w:val="none" w:sz="0" w:space="0" w:color="auto"/>
                <w:right w:val="none" w:sz="0" w:space="0" w:color="auto"/>
              </w:divBdr>
            </w:div>
          </w:divsChild>
        </w:div>
        <w:div w:id="1120995339">
          <w:marLeft w:val="0"/>
          <w:marRight w:val="0"/>
          <w:marTop w:val="0"/>
          <w:marBottom w:val="0"/>
          <w:divBdr>
            <w:top w:val="none" w:sz="0" w:space="0" w:color="auto"/>
            <w:left w:val="none" w:sz="0" w:space="0" w:color="auto"/>
            <w:bottom w:val="none" w:sz="0" w:space="0" w:color="auto"/>
            <w:right w:val="none" w:sz="0" w:space="0" w:color="auto"/>
          </w:divBdr>
          <w:divsChild>
            <w:div w:id="78376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013144">
      <w:bodyDiv w:val="1"/>
      <w:marLeft w:val="0"/>
      <w:marRight w:val="0"/>
      <w:marTop w:val="0"/>
      <w:marBottom w:val="0"/>
      <w:divBdr>
        <w:top w:val="none" w:sz="0" w:space="0" w:color="auto"/>
        <w:left w:val="none" w:sz="0" w:space="0" w:color="auto"/>
        <w:bottom w:val="none" w:sz="0" w:space="0" w:color="auto"/>
        <w:right w:val="none" w:sz="0" w:space="0" w:color="auto"/>
      </w:divBdr>
    </w:div>
    <w:div w:id="824786588">
      <w:bodyDiv w:val="1"/>
      <w:marLeft w:val="0"/>
      <w:marRight w:val="0"/>
      <w:marTop w:val="0"/>
      <w:marBottom w:val="0"/>
      <w:divBdr>
        <w:top w:val="none" w:sz="0" w:space="0" w:color="auto"/>
        <w:left w:val="none" w:sz="0" w:space="0" w:color="auto"/>
        <w:bottom w:val="none" w:sz="0" w:space="0" w:color="auto"/>
        <w:right w:val="none" w:sz="0" w:space="0" w:color="auto"/>
      </w:divBdr>
    </w:div>
    <w:div w:id="850754178">
      <w:bodyDiv w:val="1"/>
      <w:marLeft w:val="0"/>
      <w:marRight w:val="0"/>
      <w:marTop w:val="0"/>
      <w:marBottom w:val="0"/>
      <w:divBdr>
        <w:top w:val="none" w:sz="0" w:space="0" w:color="auto"/>
        <w:left w:val="none" w:sz="0" w:space="0" w:color="auto"/>
        <w:bottom w:val="none" w:sz="0" w:space="0" w:color="auto"/>
        <w:right w:val="none" w:sz="0" w:space="0" w:color="auto"/>
      </w:divBdr>
    </w:div>
    <w:div w:id="1085683754">
      <w:bodyDiv w:val="1"/>
      <w:marLeft w:val="0"/>
      <w:marRight w:val="0"/>
      <w:marTop w:val="0"/>
      <w:marBottom w:val="0"/>
      <w:divBdr>
        <w:top w:val="none" w:sz="0" w:space="0" w:color="auto"/>
        <w:left w:val="none" w:sz="0" w:space="0" w:color="auto"/>
        <w:bottom w:val="none" w:sz="0" w:space="0" w:color="auto"/>
        <w:right w:val="none" w:sz="0" w:space="0" w:color="auto"/>
      </w:divBdr>
    </w:div>
    <w:div w:id="1173956414">
      <w:bodyDiv w:val="1"/>
      <w:marLeft w:val="0"/>
      <w:marRight w:val="0"/>
      <w:marTop w:val="0"/>
      <w:marBottom w:val="0"/>
      <w:divBdr>
        <w:top w:val="none" w:sz="0" w:space="0" w:color="auto"/>
        <w:left w:val="none" w:sz="0" w:space="0" w:color="auto"/>
        <w:bottom w:val="none" w:sz="0" w:space="0" w:color="auto"/>
        <w:right w:val="none" w:sz="0" w:space="0" w:color="auto"/>
      </w:divBdr>
      <w:divsChild>
        <w:div w:id="427586202">
          <w:marLeft w:val="0"/>
          <w:marRight w:val="0"/>
          <w:marTop w:val="0"/>
          <w:marBottom w:val="0"/>
          <w:divBdr>
            <w:top w:val="none" w:sz="0" w:space="0" w:color="auto"/>
            <w:left w:val="none" w:sz="0" w:space="0" w:color="auto"/>
            <w:bottom w:val="none" w:sz="0" w:space="0" w:color="auto"/>
            <w:right w:val="none" w:sz="0" w:space="0" w:color="auto"/>
          </w:divBdr>
          <w:divsChild>
            <w:div w:id="689185111">
              <w:marLeft w:val="0"/>
              <w:marRight w:val="0"/>
              <w:marTop w:val="0"/>
              <w:marBottom w:val="0"/>
              <w:divBdr>
                <w:top w:val="none" w:sz="0" w:space="0" w:color="auto"/>
                <w:left w:val="none" w:sz="0" w:space="0" w:color="auto"/>
                <w:bottom w:val="none" w:sz="0" w:space="0" w:color="auto"/>
                <w:right w:val="none" w:sz="0" w:space="0" w:color="auto"/>
              </w:divBdr>
            </w:div>
          </w:divsChild>
        </w:div>
        <w:div w:id="435054921">
          <w:marLeft w:val="0"/>
          <w:marRight w:val="0"/>
          <w:marTop w:val="0"/>
          <w:marBottom w:val="0"/>
          <w:divBdr>
            <w:top w:val="none" w:sz="0" w:space="0" w:color="auto"/>
            <w:left w:val="none" w:sz="0" w:space="0" w:color="auto"/>
            <w:bottom w:val="none" w:sz="0" w:space="0" w:color="auto"/>
            <w:right w:val="none" w:sz="0" w:space="0" w:color="auto"/>
          </w:divBdr>
          <w:divsChild>
            <w:div w:id="482279751">
              <w:marLeft w:val="0"/>
              <w:marRight w:val="0"/>
              <w:marTop w:val="0"/>
              <w:marBottom w:val="0"/>
              <w:divBdr>
                <w:top w:val="none" w:sz="0" w:space="0" w:color="auto"/>
                <w:left w:val="none" w:sz="0" w:space="0" w:color="auto"/>
                <w:bottom w:val="none" w:sz="0" w:space="0" w:color="auto"/>
                <w:right w:val="none" w:sz="0" w:space="0" w:color="auto"/>
              </w:divBdr>
            </w:div>
          </w:divsChild>
        </w:div>
        <w:div w:id="587233414">
          <w:marLeft w:val="0"/>
          <w:marRight w:val="0"/>
          <w:marTop w:val="0"/>
          <w:marBottom w:val="0"/>
          <w:divBdr>
            <w:top w:val="none" w:sz="0" w:space="0" w:color="auto"/>
            <w:left w:val="none" w:sz="0" w:space="0" w:color="auto"/>
            <w:bottom w:val="none" w:sz="0" w:space="0" w:color="auto"/>
            <w:right w:val="none" w:sz="0" w:space="0" w:color="auto"/>
          </w:divBdr>
          <w:divsChild>
            <w:div w:id="101492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674004">
      <w:bodyDiv w:val="1"/>
      <w:marLeft w:val="0"/>
      <w:marRight w:val="0"/>
      <w:marTop w:val="0"/>
      <w:marBottom w:val="0"/>
      <w:divBdr>
        <w:top w:val="none" w:sz="0" w:space="0" w:color="auto"/>
        <w:left w:val="none" w:sz="0" w:space="0" w:color="auto"/>
        <w:bottom w:val="none" w:sz="0" w:space="0" w:color="auto"/>
        <w:right w:val="none" w:sz="0" w:space="0" w:color="auto"/>
      </w:divBdr>
    </w:div>
    <w:div w:id="1565876620">
      <w:bodyDiv w:val="1"/>
      <w:marLeft w:val="0"/>
      <w:marRight w:val="0"/>
      <w:marTop w:val="0"/>
      <w:marBottom w:val="0"/>
      <w:divBdr>
        <w:top w:val="none" w:sz="0" w:space="0" w:color="auto"/>
        <w:left w:val="none" w:sz="0" w:space="0" w:color="auto"/>
        <w:bottom w:val="none" w:sz="0" w:space="0" w:color="auto"/>
        <w:right w:val="none" w:sz="0" w:space="0" w:color="auto"/>
      </w:divBdr>
    </w:div>
    <w:div w:id="20336080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ns0:Relationships xmlns:ns0="http://schemas.openxmlformats.org/package/2006/relationships"><ns0:Relationship Id="rId8" Type="http://schemas.openxmlformats.org/officeDocument/2006/relationships/hyperlink" Target="http://www.box.com/legal/product-terms" TargetMode="External" /><ns0:Relationship Id="rId13" Type="http://schemas.openxmlformats.org/officeDocument/2006/relationships/hyperlink" Target="mailto:stories@box.com" TargetMode="External" /><ns0:Relationship Id="rId18" Type="http://schemas.openxmlformats.org/officeDocument/2006/relationships/footer" Target="footer2.xml" /><ns0:Relationship Id="rId26" Type="http://schemas.openxmlformats.org/officeDocument/2006/relationships/customXml" Target="../customXml/item4.xml" /><ns0:Relationship Id="rId3" Type="http://schemas.openxmlformats.org/officeDocument/2006/relationships/styles" Target="styles.xml" /><ns0:Relationship Id="rId21" Type="http://schemas.openxmlformats.org/officeDocument/2006/relationships/fontTable" Target="fontTable.xml" /><ns0:Relationship Id="rId7" Type="http://schemas.openxmlformats.org/officeDocument/2006/relationships/endnotes" Target="endnotes.xml" /><ns0:Relationship Id="rId12" Type="http://schemas.openxmlformats.org/officeDocument/2006/relationships/hyperlink" Target="mailto:legalops@box.com" TargetMode="External" /><ns0:Relationship Id="rId17" Type="http://schemas.openxmlformats.org/officeDocument/2006/relationships/footer" Target="footer1.xml" /><ns0:Relationship Id="rId25" Type="http://schemas.openxmlformats.org/officeDocument/2006/relationships/customXml" Target="../customXml/item3.xml" /><ns0:Relationship Id="rId2" Type="http://schemas.openxmlformats.org/officeDocument/2006/relationships/numbering" Target="numbering.xml" /><ns0:Relationship Id="rId16" Type="http://schemas.openxmlformats.org/officeDocument/2006/relationships/header" Target="header2.xml" /><ns0:Relationship Id="rId20" Type="http://schemas.openxmlformats.org/officeDocument/2006/relationships/footer" Target="footer3.xml" /><ns0:Relationship Id="rId1" Type="http://schemas.openxmlformats.org/officeDocument/2006/relationships/customXml" Target="../customXml/item1.xml" /><ns0:Relationship Id="rId6" Type="http://schemas.openxmlformats.org/officeDocument/2006/relationships/footnotes" Target="footnotes.xml" /><ns0:Relationship Id="rId11" Type="http://schemas.openxmlformats.org/officeDocument/2006/relationships/hyperlink" Target="http://www.box.com/legal/product-terms" TargetMode="External" /><ns0:Relationship Id="rId24" Type="http://schemas.openxmlformats.org/officeDocument/2006/relationships/customXml" Target="../customXml/item2.xml" /><ns0:Relationship Id="rId5" Type="http://schemas.openxmlformats.org/officeDocument/2006/relationships/webSettings" Target="webSettings.xml" /><ns0:Relationship Id="rId15" Type="http://schemas.openxmlformats.org/officeDocument/2006/relationships/header" Target="header1.xml" /><ns0:Relationship Id="rId23" Type="http://schemas.openxmlformats.org/officeDocument/2006/relationships/theme" Target="theme/theme1.xml" /><ns0:Relationship Id="rId10" Type="http://schemas.openxmlformats.org/officeDocument/2006/relationships/hyperlink" Target="http://www.box.com/legal/product-terms" TargetMode="External" /><ns0:Relationship Id="rId19" Type="http://schemas.openxmlformats.org/officeDocument/2006/relationships/header" Target="header3.xml" /><ns0:Relationship Id="rId4" Type="http://schemas.openxmlformats.org/officeDocument/2006/relationships/settings" Target="settings.xml" /><ns0:Relationship Id="rId9" Type="http://schemas.openxmlformats.org/officeDocument/2006/relationships/hyperlink" Target="http://www.box.com/legal/product-terms" TargetMode="External" /><ns0:Relationship Id="rId14" Type="http://schemas.openxmlformats.org/officeDocument/2006/relationships/hyperlink" Target="about:blank" TargetMode="External" /><ns0:Relationship Id="rId22" Type="http://schemas.openxmlformats.org/officeDocument/2006/relationships/glossaryDocument" Target="glossary/document.xml" /><ns0:Relationship Id="rId900" Type="http://schemas.openxmlformats.org/officeDocument/2006/relationships/comments" Target="comments.xml" /></ns0: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microsoft.com/office/2011/relationships/people" Target="../people.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A30E580958FEC488440F5FE5032C9E4"/>
        <w:category>
          <w:name w:val="General"/>
          <w:gallery w:val="placeholder"/>
        </w:category>
        <w:types>
          <w:type w:val="bbPlcHdr"/>
        </w:types>
        <w:behaviors>
          <w:behavior w:val="content"/>
        </w:behaviors>
        <w:guid w:val="{3290FC29-FB3F-A84E-9765-429BB95B006D}"/>
      </w:docPartPr>
      <w:docPartBody>
        <w:p w:rsidR="00000000" w:rsidRDefault="004F4DED" w:rsidP="004F4DED">
          <w:pPr>
            <w:pStyle w:val="EA30E580958FEC488440F5FE5032C9E4"/>
          </w:pPr>
          <w:r w:rsidRPr="00585737">
            <w:rPr>
              <w:rStyle w:val="PlaceholderText"/>
              <w:rPrChange w:id="0" w:author="Greg Halbrook" w:date="2022-02-03T10:01:00Z">
                <w:rPr>
                  <w:rFonts w:eastAsiaTheme="minorHAnsi"/>
                </w:rPr>
              </w:rPrChange>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DED"/>
    <w:rsid w:val="004F4DED"/>
    <w:rsid w:val="00C861DD"/>
    <w:rsid w:val="00FD2F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F4DED"/>
    <w:rPr>
      <w:color w:val="808080"/>
    </w:rPr>
  </w:style>
  <w:style w:type="paragraph" w:customStyle="1" w:styleId="EA30E580958FEC488440F5FE5032C9E4">
    <w:name w:val="EA30E580958FEC488440F5FE5032C9E4"/>
    <w:rsid w:val="004F4D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mWAOXzNzjfttLgtd52yks828Ckg==">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</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6FA41AE54A8EDC4D99AACE4F5BD96885" ma:contentTypeVersion="13" ma:contentTypeDescription="Create a new document." ma:contentTypeScope="" ma:versionID="b525819aad9e1d018d03a3234d43d63b">
  <xsd:schema xmlns:xsd="http://www.w3.org/2001/XMLSchema" xmlns:xs="http://www.w3.org/2001/XMLSchema" xmlns:p="http://schemas.microsoft.com/office/2006/metadata/properties" xmlns:ns2="7bf33c18-ac7d-4a23-a02f-91baa908ed00" xmlns:ns3="2a071c9a-3010-4172-9974-8b60e9b22edf" targetNamespace="http://schemas.microsoft.com/office/2006/metadata/properties" ma:root="true" ma:fieldsID="5c5f88bf3798b682cfd983856339ffb5" ns2:_="" ns3:_="">
    <xsd:import namespace="7bf33c18-ac7d-4a23-a02f-91baa908ed00"/>
    <xsd:import namespace="2a071c9a-3010-4172-9974-8b60e9b22ed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f33c18-ac7d-4a23-a02f-91baa908ed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1c1b02e5-1b0d-49c0-8ffc-36a1b916637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071c9a-3010-4172-9974-8b60e9b22ed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4354dbc9-32e2-4a12-bbf5-553c225308d8}" ma:internalName="TaxCatchAll" ma:showField="CatchAllData" ma:web="2a071c9a-3010-4172-9974-8b60e9b22e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a071c9a-3010-4172-9974-8b60e9b22edf" xsi:nil="true"/>
    <lcf76f155ced4ddcb4097134ff3c332f xmlns="7bf33c18-ac7d-4a23-a02f-91baa908ed0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71AF123-478B-421F-84D6-5C86C61EE2B9}"/>
</file>

<file path=customXml/itemProps3.xml><?xml version="1.0" encoding="utf-8"?>
<ds:datastoreItem xmlns:ds="http://schemas.openxmlformats.org/officeDocument/2006/customXml" ds:itemID="{8164F6F5-0BB4-4223-BA1D-107A9E0B2CA5}"/>
</file>

<file path=customXml/itemProps4.xml><?xml version="1.0" encoding="utf-8"?>
<ds:datastoreItem xmlns:ds="http://schemas.openxmlformats.org/officeDocument/2006/customXml" ds:itemID="{65619298-959C-4371-BD80-37F75865534B}"/>
</file>

<file path=docProps/app.xml><?xml version="1.0" encoding="utf-8"?>
<Properties xmlns="http://schemas.openxmlformats.org/officeDocument/2006/extended-properties" xmlns:vt="http://schemas.openxmlformats.org/officeDocument/2006/docPropsVTypes">
  <Template>Normal.dotm</Template>
  <TotalTime>2</TotalTime>
  <Pages>11</Pages>
  <Words>7446</Words>
  <Characters>42445</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Joel Benavides</dc:creator>
  <cp:lastModifiedBy>Kevin Mosca</cp:lastModifiedBy>
  <cp:revision>2</cp:revision>
  <cp:lastPrinted>2020-06-19T01:54:00Z</cp:lastPrinted>
  <dcterms:created xsi:type="dcterms:W3CDTF">2026-02-26T14:29:00Z</dcterms:created>
  <dcterms:modified xsi:type="dcterms:W3CDTF">2026-02-26T14:29:00Z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GEAAO+/T9t20xwlm5SP67l24I66ZPuyotcWW8lV3FONeJfrXfb/kfQC5k3aU8XjFVXTA/VdkiG7qGXFl
QQiXURYkt94g0fRigaSa8fOIjnFfOk6wfws/+iBi8kxsTolTIwFq6XwnJq5k7KS/1DDPpqI2d3+k
FNra2NMCNZ2RHMoV7E4I68tT59E751Q9iqaG7lH3nNJDrP1ProAez4+TWFHqOomSjidJirpcQRGP
dIsC/r06Cehzk2eR+</vt:lpwstr>
  </property>
  <property fmtid="{D5CDD505-2E9C-101B-9397-08002B2CF9AE}" pid="3" name="MAIL_MSG_ID2">
    <vt:lpwstr>NMknHjbktIA</vt:lpwstr>
  </property>
  <property fmtid="{D5CDD505-2E9C-101B-9397-08002B2CF9AE}" pid="4" name="RESPONSE_SENDER_NAME">
    <vt:lpwstr>ABAAVOAfoSrQoyz0Iv5J4no6eJOXubB83LzIQcs2Kflu89MnSNBbpqRPEh1ewuew2XgW</vt:lpwstr>
  </property>
  <property fmtid="{D5CDD505-2E9C-101B-9397-08002B2CF9AE}" pid="5" name="EMAIL_OWNER_ADDRESS">
    <vt:lpwstr>4AAAv2pPQheLA5V75Z9xIsqhheulVKtr1bo32Sw5nDSFDCRARJ3Xgmwcaw==</vt:lpwstr>
  </property>
  <property fmtid="{D5CDD505-2E9C-101B-9397-08002B2CF9AE}" pid="6" name="ContentTypeId">
    <vt:lpwstr>0x0101006FA41AE54A8EDC4D99AACE4F5BD96885</vt:lpwstr>
  </property>
</Properties>
</file>